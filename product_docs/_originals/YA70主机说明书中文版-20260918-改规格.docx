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1.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655B0">
      <w:pPr>
        <w:tabs>
          <w:tab w:val="left" w:pos="3614"/>
        </w:tabs>
        <w:spacing w:before="120" w:beforeLines="50" w:after="120" w:afterLines="50"/>
        <w:jc w:val="left"/>
        <w:rPr>
          <w:rFonts w:hint="eastAsia" w:ascii="Times New Roman" w:hAnsi="Times New Roman" w:eastAsia="SimSun" w:cs="Times New Roman"/>
          <w:color w:val="auto"/>
          <w:highlight w:val="none"/>
          <w:lang w:eastAsia="zh-CN"/>
        </w:rPr>
      </w:pPr>
      <w:bookmarkStart w:id="71" w:name="_GoBack"/>
      <w:bookmarkEnd w:id="71"/>
    </w:p>
    <w:p w14:paraId="6CE17D11">
      <w:pPr>
        <w:spacing w:before="120" w:beforeLines="50" w:after="120" w:afterLines="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生产许可证编号：</w:t>
      </w:r>
    </w:p>
    <w:p w14:paraId="7D456B7A">
      <w:pPr>
        <w:spacing w:before="120" w:beforeLines="50" w:after="120" w:afterLines="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医疗器械注册证编号/产品技术要求编号：</w:t>
      </w:r>
    </w:p>
    <w:p w14:paraId="421DCE39">
      <w:pPr>
        <w:spacing w:before="120" w:beforeLines="50" w:after="120" w:afterLines="50"/>
        <w:rPr>
          <w:rFonts w:hint="default" w:ascii="Times New Roman" w:hAnsi="Times New Roman" w:eastAsia="FangSong" w:cs="Times New Roman"/>
          <w:b/>
          <w:color w:val="auto"/>
          <w:sz w:val="36"/>
          <w:szCs w:val="36"/>
          <w:highlight w:val="none"/>
        </w:rPr>
      </w:pPr>
    </w:p>
    <w:p w14:paraId="7BDFCD45">
      <w:pPr>
        <w:spacing w:before="120" w:beforeLines="50" w:after="120" w:afterLines="50"/>
        <w:rPr>
          <w:rFonts w:hint="default" w:ascii="Times New Roman" w:hAnsi="Times New Roman" w:eastAsia="FangSong" w:cs="Times New Roman"/>
          <w:b/>
          <w:color w:val="auto"/>
          <w:sz w:val="36"/>
          <w:szCs w:val="36"/>
          <w:highlight w:val="none"/>
        </w:rPr>
      </w:pPr>
    </w:p>
    <w:p w14:paraId="76F01780">
      <w:pPr>
        <w:spacing w:before="120" w:beforeLines="50" w:after="120" w:afterLines="50"/>
        <w:jc w:val="center"/>
        <w:rPr>
          <w:rFonts w:hint="eastAsia" w:eastAsia="FangSong" w:cs="Times New Roman"/>
          <w:b/>
          <w:color w:val="auto"/>
          <w:sz w:val="72"/>
          <w:szCs w:val="72"/>
          <w:highlight w:val="none"/>
          <w:lang w:val="en-US" w:eastAsia="zh-CN"/>
        </w:rPr>
      </w:pPr>
      <w:r>
        <w:rPr>
          <w:rFonts w:hint="eastAsia" w:eastAsia="FangSong" w:cs="Times New Roman"/>
          <w:b/>
          <w:color w:val="auto"/>
          <w:sz w:val="72"/>
          <w:szCs w:val="72"/>
          <w:highlight w:val="none"/>
          <w:lang w:val="en-US" w:eastAsia="zh-CN"/>
        </w:rPr>
        <w:t>云中飞</w:t>
      </w:r>
    </w:p>
    <w:p w14:paraId="3E16B4A1">
      <w:pPr>
        <w:spacing w:before="120" w:beforeLines="50" w:after="120" w:afterLines="50"/>
        <w:jc w:val="center"/>
        <w:rPr>
          <w:rFonts w:hint="default" w:ascii="Times New Roman" w:hAnsi="Times New Roman" w:eastAsia="FangSong" w:cs="Times New Roman"/>
          <w:b/>
          <w:color w:val="auto"/>
          <w:sz w:val="72"/>
          <w:szCs w:val="72"/>
          <w:highlight w:val="none"/>
          <w:lang w:val="en-US" w:eastAsia="zh-CN"/>
        </w:rPr>
      </w:pPr>
      <w:r>
        <w:rPr>
          <w:rFonts w:hint="eastAsia" w:eastAsia="FangSong" w:cs="Times New Roman"/>
          <w:b/>
          <w:color w:val="auto"/>
          <w:sz w:val="72"/>
          <w:szCs w:val="72"/>
          <w:highlight w:val="none"/>
          <w:lang w:val="en-US" w:eastAsia="zh-CN"/>
        </w:rPr>
        <w:t>双水平正压通气治疗机</w:t>
      </w:r>
    </w:p>
    <w:p w14:paraId="7F6E6205">
      <w:pPr>
        <w:spacing w:before="120" w:beforeLines="50" w:after="120" w:afterLines="50"/>
        <w:jc w:val="center"/>
        <w:rPr>
          <w:rFonts w:hint="default" w:ascii="Times New Roman" w:hAnsi="Times New Roman" w:eastAsia="FangSong" w:cs="Times New Roman"/>
          <w:b/>
          <w:color w:val="auto"/>
          <w:sz w:val="72"/>
          <w:szCs w:val="72"/>
          <w:highlight w:val="none"/>
        </w:rPr>
      </w:pPr>
      <w:r>
        <w:rPr>
          <w:rFonts w:hint="default" w:ascii="Times New Roman" w:hAnsi="Times New Roman" w:eastAsia="FangSong" w:cs="Times New Roman"/>
          <w:b/>
          <w:color w:val="auto"/>
          <w:sz w:val="72"/>
          <w:szCs w:val="72"/>
          <w:highlight w:val="none"/>
        </w:rPr>
        <w:t>(YA</w:t>
      </w:r>
      <w:r>
        <w:rPr>
          <w:rFonts w:hint="default" w:ascii="Times New Roman" w:hAnsi="Times New Roman" w:eastAsia="FangSong" w:cs="Times New Roman"/>
          <w:b/>
          <w:color w:val="auto"/>
          <w:sz w:val="72"/>
          <w:szCs w:val="72"/>
          <w:highlight w:val="none"/>
          <w:lang w:val="en-US" w:eastAsia="zh-CN"/>
        </w:rPr>
        <w:t>7</w:t>
      </w:r>
      <w:r>
        <w:rPr>
          <w:rFonts w:hint="default" w:ascii="Times New Roman" w:hAnsi="Times New Roman" w:eastAsia="FangSong" w:cs="Times New Roman"/>
          <w:b/>
          <w:color w:val="auto"/>
          <w:sz w:val="72"/>
          <w:szCs w:val="72"/>
          <w:highlight w:val="none"/>
        </w:rPr>
        <w:t>0系列)</w:t>
      </w:r>
    </w:p>
    <w:p w14:paraId="5ED45D95">
      <w:pPr>
        <w:spacing w:before="120" w:beforeLines="50" w:after="120" w:afterLines="50"/>
        <w:rPr>
          <w:rFonts w:hint="default" w:ascii="Times New Roman" w:hAnsi="Times New Roman" w:eastAsia="FangSong" w:cs="Times New Roman"/>
          <w:b/>
          <w:color w:val="auto"/>
          <w:sz w:val="36"/>
          <w:szCs w:val="36"/>
          <w:highlight w:val="none"/>
        </w:rPr>
      </w:pPr>
    </w:p>
    <w:p w14:paraId="2B7A7918">
      <w:pPr>
        <w:spacing w:before="120" w:beforeLines="50" w:after="120" w:afterLines="50"/>
        <w:jc w:val="center"/>
        <w:rPr>
          <w:rFonts w:hint="default" w:ascii="Times New Roman" w:hAnsi="Times New Roman" w:eastAsia="FangSong" w:cs="Times New Roman"/>
          <w:b/>
          <w:color w:val="auto"/>
          <w:sz w:val="72"/>
          <w:szCs w:val="72"/>
          <w:highlight w:val="none"/>
        </w:rPr>
      </w:pPr>
      <w:r>
        <w:rPr>
          <w:rFonts w:hint="default" w:ascii="Times New Roman" w:hAnsi="Times New Roman" w:eastAsia="FangSong" w:cs="Times New Roman"/>
          <w:b/>
          <w:color w:val="auto"/>
          <w:sz w:val="72"/>
          <w:szCs w:val="72"/>
          <w:highlight w:val="none"/>
        </w:rPr>
        <w:t>使用说明书</w:t>
      </w:r>
    </w:p>
    <w:p w14:paraId="24F0FC86">
      <w:pPr>
        <w:spacing w:before="120" w:beforeLines="50" w:after="120" w:afterLines="50"/>
        <w:jc w:val="center"/>
        <w:rPr>
          <w:rFonts w:hint="default" w:ascii="Times New Roman" w:hAnsi="Times New Roman" w:eastAsia="FangSong" w:cs="Times New Roman"/>
          <w:b/>
          <w:color w:val="auto"/>
          <w:sz w:val="36"/>
          <w:szCs w:val="36"/>
          <w:highlight w:val="none"/>
        </w:rPr>
      </w:pPr>
    </w:p>
    <w:p w14:paraId="251F7BCB">
      <w:pPr>
        <w:spacing w:before="120" w:beforeLines="50" w:after="120" w:afterLines="50"/>
        <w:jc w:val="center"/>
        <w:rPr>
          <w:rFonts w:hint="default" w:ascii="Times New Roman" w:hAnsi="Times New Roman" w:eastAsia="FangSong" w:cs="Times New Roman"/>
          <w:b/>
          <w:color w:val="auto"/>
          <w:sz w:val="36"/>
          <w:szCs w:val="36"/>
          <w:highlight w:val="none"/>
        </w:rPr>
      </w:pPr>
    </w:p>
    <w:p w14:paraId="33F9AE71">
      <w:pPr>
        <w:spacing w:before="120" w:beforeLines="50" w:after="120" w:afterLines="50"/>
        <w:rPr>
          <w:rFonts w:hint="default" w:ascii="Times New Roman" w:hAnsi="Times New Roman" w:eastAsia="FangSong" w:cs="Times New Roman"/>
          <w:b/>
          <w:color w:val="auto"/>
          <w:sz w:val="36"/>
          <w:szCs w:val="36"/>
          <w:highlight w:val="none"/>
        </w:rPr>
      </w:pPr>
    </w:p>
    <w:p w14:paraId="04685B20">
      <w:pPr>
        <w:spacing w:before="120" w:beforeLines="50" w:after="120" w:afterLines="50"/>
        <w:jc w:val="center"/>
        <w:rPr>
          <w:rFonts w:hint="default" w:ascii="Times New Roman" w:hAnsi="Times New Roman" w:eastAsia="FangSong" w:cs="Times New Roman"/>
          <w:b/>
          <w:color w:val="auto"/>
          <w:sz w:val="30"/>
          <w:szCs w:val="30"/>
          <w:highlight w:val="none"/>
        </w:rPr>
      </w:pPr>
    </w:p>
    <w:p w14:paraId="4DAD9EFF">
      <w:pPr>
        <w:spacing w:before="120" w:beforeLines="50" w:after="120" w:afterLines="50"/>
        <w:jc w:val="center"/>
        <w:rPr>
          <w:rFonts w:hint="default" w:ascii="Times New Roman" w:hAnsi="Times New Roman" w:eastAsia="FangSong" w:cs="Times New Roman"/>
          <w:b/>
          <w:color w:val="auto"/>
          <w:sz w:val="30"/>
          <w:szCs w:val="30"/>
          <w:highlight w:val="none"/>
        </w:rPr>
      </w:pPr>
      <w:r>
        <w:rPr>
          <w:rFonts w:hint="default" w:ascii="Times New Roman" w:hAnsi="Times New Roman" w:eastAsia="FangSong" w:cs="Times New Roman"/>
          <w:b/>
          <w:color w:val="auto"/>
          <w:sz w:val="30"/>
          <w:szCs w:val="30"/>
          <w:highlight w:val="none"/>
        </w:rPr>
        <w:t>深圳市云中飞电子有限公司</w:t>
      </w:r>
    </w:p>
    <w:p w14:paraId="1495D4BD">
      <w:pPr>
        <w:spacing w:before="120" w:beforeLines="50" w:after="120" w:afterLines="50"/>
        <w:jc w:val="center"/>
        <w:rPr>
          <w:rFonts w:hint="default" w:ascii="Times New Roman" w:hAnsi="Times New Roman" w:eastAsia="FangSong" w:cs="Times New Roman"/>
          <w:b/>
          <w:color w:val="auto"/>
          <w:sz w:val="30"/>
          <w:szCs w:val="30"/>
          <w:highlight w:val="none"/>
        </w:rPr>
      </w:pPr>
    </w:p>
    <w:p w14:paraId="3B3C5B81">
      <w:pPr>
        <w:spacing w:before="120" w:beforeLines="50" w:after="120" w:afterLines="50"/>
        <w:jc w:val="center"/>
        <w:rPr>
          <w:rFonts w:hint="default" w:ascii="Times New Roman" w:hAnsi="Times New Roman" w:eastAsia="FangSong" w:cs="Times New Roman"/>
          <w:b/>
          <w:color w:val="auto"/>
          <w:sz w:val="30"/>
          <w:szCs w:val="30"/>
          <w:highlight w:val="none"/>
        </w:rPr>
      </w:pPr>
    </w:p>
    <w:p w14:paraId="05F88885">
      <w:pPr>
        <w:spacing w:before="120" w:beforeLines="50" w:after="120" w:afterLines="50"/>
        <w:jc w:val="center"/>
        <w:rPr>
          <w:rFonts w:hint="default" w:ascii="Times New Roman" w:hAnsi="Times New Roman" w:eastAsia="FangSong" w:cs="Times New Roman"/>
          <w:b/>
          <w:color w:val="auto"/>
          <w:sz w:val="30"/>
          <w:szCs w:val="30"/>
          <w:highlight w:val="none"/>
        </w:rPr>
      </w:pPr>
    </w:p>
    <w:p w14:paraId="1C9C9856">
      <w:pPr>
        <w:pStyle w:val="27"/>
        <w:spacing w:before="120" w:beforeLines="50" w:after="120" w:afterLines="50" w:line="360" w:lineRule="auto"/>
        <w:ind w:firstLine="482"/>
        <w:rPr>
          <w:ins w:id="0" w:author="95%" w:date="2026-09-09T11:28:09Z"/>
        </w:rPr>
      </w:pPr>
      <w:r>
        <w:rPr>
          <w:rFonts w:hint="default" w:ascii="Times New Roman" w:hAnsi="Times New Roman" w:eastAsia="FangSong" w:cs="Times New Roman"/>
          <w:b/>
          <w:color w:val="auto"/>
          <w:highlight w:val="none"/>
        </w:rPr>
        <w:t>本说明书所述内容根据产品的特点和需要描述出主要结构、性能、规格和正确装配、使用、操作、维修、保养、和贮存等方法，以及保护操作者和产品的安全措施。详细内容请见各章节。</w:t>
      </w:r>
    </w:p>
    <w:p w14:paraId="43D6C193">
      <w:pPr>
        <w:pStyle w:val="27"/>
        <w:spacing w:before="120" w:beforeLines="50" w:after="120" w:afterLines="50" w:line="360" w:lineRule="auto"/>
        <w:ind w:firstLine="482"/>
        <w:rPr>
          <w:rFonts w:hint="default" w:ascii="Times New Roman" w:hAnsi="Times New Roman" w:eastAsia="FangSong" w:cs="Times New Roman"/>
          <w:b/>
          <w:color w:val="auto"/>
          <w:highlight w:val="none"/>
        </w:rPr>
      </w:pPr>
      <w:r>
        <w:rPr>
          <w:rFonts w:hint="default" w:ascii="Times New Roman" w:hAnsi="Times New Roman" w:eastAsia="FangSong" w:cs="Times New Roman"/>
          <w:b/>
          <w:color w:val="auto"/>
          <w:highlight w:val="none"/>
        </w:rPr>
        <w:t>说明书由本公司编写，版权所有，未经许可不得翻印、删改。对说明书的内容本公司有最终解释权，并对此款产品说明书的版本升级不作跟踪更新。</w:t>
      </w:r>
    </w:p>
    <w:p w14:paraId="1E3961E4">
      <w:pPr>
        <w:spacing w:before="120" w:beforeLines="50" w:after="120" w:afterLines="50"/>
        <w:rPr>
          <w:rFonts w:hint="default" w:ascii="Times New Roman" w:hAnsi="Times New Roman" w:cs="Times New Roman"/>
          <w:color w:val="auto"/>
          <w:highlight w:val="none"/>
        </w:rPr>
      </w:pPr>
    </w:p>
    <w:p w14:paraId="45CDBFC3">
      <w:pPr>
        <w:spacing w:before="120" w:beforeLines="50" w:after="120" w:afterLines="50"/>
        <w:rPr>
          <w:rFonts w:hint="default" w:ascii="Times New Roman" w:hAnsi="Times New Roman" w:eastAsia="FangSong" w:cs="Times New Roman"/>
          <w:b/>
          <w:color w:val="auto"/>
          <w:szCs w:val="21"/>
          <w:highlight w:val="none"/>
        </w:rPr>
      </w:pPr>
      <w:r>
        <w:rPr>
          <w:rFonts w:hint="default" w:ascii="Times New Roman" w:hAnsi="Times New Roman" w:eastAsia="FangSong" w:cs="Times New Roman"/>
          <w:b/>
          <w:color w:val="auto"/>
          <w:szCs w:val="21"/>
          <w:highlight w:val="none"/>
        </w:rPr>
        <w:t xml:space="preserve">    </w:t>
      </w:r>
    </w:p>
    <w:p w14:paraId="698A8C03">
      <w:pPr>
        <w:spacing w:before="120" w:beforeLines="50" w:after="120" w:afterLines="50"/>
        <w:jc w:val="left"/>
        <w:rPr>
          <w:rFonts w:hint="default" w:ascii="Times New Roman" w:hAnsi="Times New Roman" w:cs="Times New Roman"/>
          <w:b/>
          <w:bCs/>
          <w:color w:val="auto"/>
          <w:sz w:val="32"/>
          <w:szCs w:val="32"/>
          <w:highlight w:val="none"/>
          <w:u w:val="single"/>
        </w:rPr>
      </w:pPr>
    </w:p>
    <w:p w14:paraId="2DEDEA0E">
      <w:pPr>
        <w:spacing w:before="120" w:beforeLines="50" w:after="120" w:afterLines="50"/>
        <w:jc w:val="center"/>
        <w:rPr>
          <w:rFonts w:hint="default" w:ascii="Times New Roman" w:hAnsi="Times New Roman" w:eastAsia="FangSong" w:cs="Times New Roman"/>
          <w:b/>
          <w:color w:val="auto"/>
          <w:szCs w:val="21"/>
          <w:highlight w:val="none"/>
        </w:rPr>
      </w:pPr>
    </w:p>
    <w:p w14:paraId="372276E5">
      <w:pPr>
        <w:spacing w:before="120" w:beforeLines="50" w:after="120" w:afterLines="50"/>
        <w:rPr>
          <w:rFonts w:hint="default" w:ascii="Times New Roman" w:hAnsi="Times New Roman" w:eastAsia="FangSong" w:cs="Times New Roman"/>
          <w:b/>
          <w:color w:val="auto"/>
          <w:szCs w:val="21"/>
          <w:highlight w:val="none"/>
        </w:rPr>
        <w:sectPr>
          <w:footerReference r:id="rId7" w:type="default"/>
          <w:pgSz w:w="11906" w:h="16838"/>
          <w:pgMar w:top="869" w:right="1701" w:bottom="1043" w:left="1701" w:header="851" w:footer="992" w:gutter="0"/>
          <w:pgNumType w:start="1"/>
          <w:cols w:space="425" w:num="1"/>
          <w:docGrid w:linePitch="312" w:charSpace="0"/>
        </w:sectPr>
      </w:pPr>
    </w:p>
    <w:sdt>
      <w:sdtPr>
        <w:rPr>
          <w:rFonts w:ascii="SimSun" w:hAnsi="SimSun" w:eastAsia="SimSun" w:cs="Times New Roman"/>
          <w:color w:val="auto"/>
          <w:kern w:val="2"/>
          <w:sz w:val="21"/>
          <w:szCs w:val="24"/>
          <w:highlight w:val="none"/>
          <w:lang w:val="en-US" w:eastAsia="zh-CN" w:bidi="ar-SA"/>
        </w:rPr>
        <w:id w:val="147462821"/>
        <w15:color w:val="DBDBDB"/>
        <w:docPartObj>
          <w:docPartGallery w:val="Table of Contents"/>
          <w:docPartUnique/>
        </w:docPartObj>
      </w:sdtPr>
      <w:sdtEndPr>
        <w:rPr>
          <w:rFonts w:ascii="SimSun" w:hAnsi="SimSun" w:eastAsia="SimSun" w:cs="Times New Roman"/>
          <w:color w:val="auto"/>
          <w:kern w:val="2"/>
          <w:sz w:val="21"/>
          <w:szCs w:val="24"/>
          <w:highlight w:val="none"/>
          <w:lang w:val="en-US" w:eastAsia="zh-CN" w:bidi="ar-SA"/>
        </w:rPr>
      </w:sdtEndPr>
      <w:sdtContent>
        <w:p w14:paraId="1C4DE6A3">
          <w:pPr>
            <w:spacing w:before="0" w:beforeLines="0" w:after="0" w:afterLines="0" w:line="240" w:lineRule="auto"/>
            <w:ind w:left="0" w:leftChars="0" w:right="0" w:rightChars="0" w:firstLine="0" w:firstLineChars="0"/>
            <w:jc w:val="center"/>
            <w:rPr>
              <w:color w:val="auto"/>
              <w:sz w:val="28"/>
              <w:szCs w:val="28"/>
              <w:highlight w:val="none"/>
            </w:rPr>
          </w:pPr>
          <w:r>
            <w:rPr>
              <w:rFonts w:ascii="SimSun" w:hAnsi="SimSun" w:eastAsia="SimSun"/>
              <w:b/>
              <w:bCs/>
              <w:color w:val="auto"/>
              <w:sz w:val="28"/>
              <w:szCs w:val="28"/>
              <w:highlight w:val="none"/>
            </w:rPr>
            <w:t>目录</w:t>
          </w:r>
        </w:p>
        <w:p w14:paraId="1555C11C">
          <w:pPr>
            <w:pStyle w:val="23"/>
            <w:tabs>
              <w:tab w:val="right" w:leader="dot" w:pos="8504"/>
              <w:tab w:val="clear" w:pos="840"/>
              <w:tab w:val="clear" w:pos="8494"/>
            </w:tabs>
            <w:rPr>
              <w:del w:id="1" w:author="WPS_1704800824" w:date="2026-04-20T10:08:16Z"/>
            </w:rPr>
          </w:pPr>
          <w:r>
            <w:rPr>
              <w:color w:val="auto"/>
              <w:highlight w:val="none"/>
            </w:rPr>
            <w:fldChar w:fldCharType="begin"/>
          </w:r>
          <w:r>
            <w:rPr>
              <w:color w:val="auto"/>
              <w:highlight w:val="none"/>
            </w:rPr>
            <w:instrText xml:space="preserve">TOC \o "1-1" \h \u </w:instrText>
          </w:r>
          <w:r>
            <w:rPr>
              <w:color w:val="auto"/>
              <w:highlight w:val="none"/>
            </w:rPr>
            <w:fldChar w:fldCharType="separate"/>
          </w:r>
          <w:del w:id="2" w:author="WPS_1704800824" w:date="2026-04-20T10:08:16Z">
            <w:r>
              <w:rPr>
                <w:color w:val="auto"/>
                <w:highlight w:val="none"/>
              </w:rPr>
              <w:fldChar w:fldCharType="begin"/>
            </w:r>
          </w:del>
          <w:del w:id="3" w:author="WPS_1704800824" w:date="2026-04-20T10:08:16Z">
            <w:r>
              <w:rPr>
                <w:highlight w:val="none"/>
              </w:rPr>
              <w:delInstrText xml:space="preserve"> HYPERLINK \l _Toc1355 </w:delInstrText>
            </w:r>
          </w:del>
          <w:del w:id="4" w:author="WPS_1704800824" w:date="2026-04-20T10:08:16Z">
            <w:r>
              <w:rPr>
                <w:highlight w:val="none"/>
              </w:rPr>
              <w:fldChar w:fldCharType="separate"/>
            </w:r>
          </w:del>
          <w:del w:id="5" w:author="WPS_1704800824" w:date="2026-04-20T10:08:16Z">
            <w:r>
              <w:rPr>
                <w:rFonts w:hint="default" w:ascii="Times New Roman" w:hAnsi="Times New Roman" w:cs="Times New Roman"/>
                <w:highlight w:val="none"/>
              </w:rPr>
              <w:delText>使用本手册</w:delText>
            </w:r>
          </w:del>
          <w:del w:id="6" w:author="WPS_1704800824" w:date="2026-04-20T10:08:16Z">
            <w:r>
              <w:rPr/>
              <w:tab/>
            </w:r>
          </w:del>
          <w:del w:id="7" w:author="WPS_1704800824" w:date="2026-04-20T10:08:16Z">
            <w:r>
              <w:rPr/>
              <w:fldChar w:fldCharType="begin"/>
            </w:r>
          </w:del>
          <w:del w:id="8" w:author="WPS_1704800824" w:date="2026-04-20T10:08:16Z">
            <w:r>
              <w:rPr/>
              <w:delInstrText xml:space="preserve"> PAGEREF _Toc1355 \h </w:delInstrText>
            </w:r>
          </w:del>
          <w:del w:id="9" w:author="WPS_1704800824" w:date="2026-04-20T10:08:16Z">
            <w:r>
              <w:rPr/>
              <w:fldChar w:fldCharType="separate"/>
            </w:r>
          </w:del>
          <w:del w:id="10" w:author="WPS_1704800824" w:date="2026-04-20T10:08:16Z">
            <w:r>
              <w:rPr/>
              <w:delText>2</w:delText>
            </w:r>
          </w:del>
          <w:del w:id="11" w:author="WPS_1704800824" w:date="2026-04-20T10:08:16Z">
            <w:r>
              <w:rPr/>
              <w:fldChar w:fldCharType="end"/>
            </w:r>
          </w:del>
          <w:del w:id="12" w:author="WPS_1704800824" w:date="2026-04-20T10:08:16Z">
            <w:r>
              <w:rPr>
                <w:color w:val="auto"/>
                <w:highlight w:val="none"/>
              </w:rPr>
              <w:fldChar w:fldCharType="end"/>
            </w:r>
          </w:del>
        </w:p>
        <w:p w14:paraId="1BEC8313">
          <w:pPr>
            <w:pStyle w:val="23"/>
            <w:tabs>
              <w:tab w:val="right" w:leader="dot" w:pos="8504"/>
              <w:tab w:val="clear" w:pos="840"/>
              <w:tab w:val="clear" w:pos="8494"/>
            </w:tabs>
            <w:rPr>
              <w:del w:id="13" w:author="WPS_1704800824" w:date="2026-04-20T10:08:16Z"/>
            </w:rPr>
          </w:pPr>
          <w:del w:id="14" w:author="WPS_1704800824" w:date="2026-04-20T10:08:16Z">
            <w:r>
              <w:rPr>
                <w:color w:val="auto"/>
                <w:highlight w:val="none"/>
              </w:rPr>
              <w:fldChar w:fldCharType="begin"/>
            </w:r>
          </w:del>
          <w:del w:id="15" w:author="WPS_1704800824" w:date="2026-04-20T10:08:16Z">
            <w:r>
              <w:rPr>
                <w:highlight w:val="none"/>
              </w:rPr>
              <w:delInstrText xml:space="preserve"> HYPERLINK \l _Toc16769 </w:delInstrText>
            </w:r>
          </w:del>
          <w:del w:id="16" w:author="WPS_1704800824" w:date="2026-04-20T10:08:16Z">
            <w:r>
              <w:rPr>
                <w:highlight w:val="none"/>
              </w:rPr>
              <w:fldChar w:fldCharType="separate"/>
            </w:r>
          </w:del>
          <w:del w:id="17" w:author="WPS_1704800824" w:date="2026-04-20T10:08:16Z">
            <w:r>
              <w:rPr>
                <w:rFonts w:hint="default" w:ascii="Times New Roman" w:hAnsi="Times New Roman" w:cs="Times New Roman"/>
                <w:highlight w:val="none"/>
              </w:rPr>
              <w:delText>一、产品介绍</w:delText>
            </w:r>
          </w:del>
          <w:del w:id="18" w:author="WPS_1704800824" w:date="2026-04-20T10:08:16Z">
            <w:r>
              <w:rPr/>
              <w:tab/>
            </w:r>
          </w:del>
          <w:del w:id="19" w:author="WPS_1704800824" w:date="2026-04-20T10:08:16Z">
            <w:r>
              <w:rPr/>
              <w:fldChar w:fldCharType="begin"/>
            </w:r>
          </w:del>
          <w:del w:id="20" w:author="WPS_1704800824" w:date="2026-04-20T10:08:16Z">
            <w:r>
              <w:rPr/>
              <w:delInstrText xml:space="preserve"> PAGEREF _Toc16769 \h </w:delInstrText>
            </w:r>
          </w:del>
          <w:del w:id="21" w:author="WPS_1704800824" w:date="2026-04-20T10:08:16Z">
            <w:r>
              <w:rPr/>
              <w:fldChar w:fldCharType="separate"/>
            </w:r>
          </w:del>
          <w:del w:id="22" w:author="WPS_1704800824" w:date="2026-04-20T10:08:16Z">
            <w:r>
              <w:rPr/>
              <w:delText>2</w:delText>
            </w:r>
          </w:del>
          <w:del w:id="23" w:author="WPS_1704800824" w:date="2026-04-20T10:08:16Z">
            <w:r>
              <w:rPr/>
              <w:fldChar w:fldCharType="end"/>
            </w:r>
          </w:del>
          <w:del w:id="24" w:author="WPS_1704800824" w:date="2026-04-20T10:08:16Z">
            <w:r>
              <w:rPr>
                <w:color w:val="auto"/>
                <w:highlight w:val="none"/>
              </w:rPr>
              <w:fldChar w:fldCharType="end"/>
            </w:r>
          </w:del>
        </w:p>
        <w:p w14:paraId="6F707D5D">
          <w:pPr>
            <w:pStyle w:val="23"/>
            <w:tabs>
              <w:tab w:val="right" w:leader="dot" w:pos="8504"/>
              <w:tab w:val="clear" w:pos="840"/>
              <w:tab w:val="clear" w:pos="8494"/>
            </w:tabs>
            <w:rPr>
              <w:del w:id="25" w:author="WPS_1704800824" w:date="2026-04-20T10:08:16Z"/>
            </w:rPr>
          </w:pPr>
          <w:del w:id="26" w:author="WPS_1704800824" w:date="2026-04-20T10:08:16Z">
            <w:r>
              <w:rPr>
                <w:color w:val="auto"/>
                <w:highlight w:val="none"/>
              </w:rPr>
              <w:fldChar w:fldCharType="begin"/>
            </w:r>
          </w:del>
          <w:del w:id="27" w:author="WPS_1704800824" w:date="2026-04-20T10:08:16Z">
            <w:r>
              <w:rPr>
                <w:highlight w:val="none"/>
              </w:rPr>
              <w:delInstrText xml:space="preserve"> HYPERLINK \l _Toc28184 </w:delInstrText>
            </w:r>
          </w:del>
          <w:del w:id="28" w:author="WPS_1704800824" w:date="2026-04-20T10:08:16Z">
            <w:r>
              <w:rPr>
                <w:highlight w:val="none"/>
              </w:rPr>
              <w:fldChar w:fldCharType="separate"/>
            </w:r>
          </w:del>
          <w:del w:id="29" w:author="WPS_1704800824" w:date="2026-04-20T10:08:16Z">
            <w:r>
              <w:rPr>
                <w:rFonts w:hint="default" w:ascii="Times New Roman" w:hAnsi="Times New Roman" w:cs="Times New Roman"/>
                <w:highlight w:val="none"/>
              </w:rPr>
              <w:delText>二、适应症及禁忌症</w:delText>
            </w:r>
          </w:del>
          <w:del w:id="30" w:author="WPS_1704800824" w:date="2026-04-20T10:08:16Z">
            <w:r>
              <w:rPr/>
              <w:tab/>
            </w:r>
          </w:del>
          <w:del w:id="31" w:author="WPS_1704800824" w:date="2026-04-20T10:08:16Z">
            <w:r>
              <w:rPr/>
              <w:fldChar w:fldCharType="begin"/>
            </w:r>
          </w:del>
          <w:del w:id="32" w:author="WPS_1704800824" w:date="2026-04-20T10:08:16Z">
            <w:r>
              <w:rPr/>
              <w:delInstrText xml:space="preserve"> PAGEREF _Toc28184 \h </w:delInstrText>
            </w:r>
          </w:del>
          <w:del w:id="33" w:author="WPS_1704800824" w:date="2026-04-20T10:08:16Z">
            <w:r>
              <w:rPr/>
              <w:fldChar w:fldCharType="separate"/>
            </w:r>
          </w:del>
          <w:del w:id="34" w:author="WPS_1704800824" w:date="2026-04-20T10:08:16Z">
            <w:r>
              <w:rPr/>
              <w:delText>4</w:delText>
            </w:r>
          </w:del>
          <w:del w:id="35" w:author="WPS_1704800824" w:date="2026-04-20T10:08:16Z">
            <w:r>
              <w:rPr/>
              <w:fldChar w:fldCharType="end"/>
            </w:r>
          </w:del>
          <w:del w:id="36" w:author="WPS_1704800824" w:date="2026-04-20T10:08:16Z">
            <w:r>
              <w:rPr>
                <w:color w:val="auto"/>
                <w:highlight w:val="none"/>
              </w:rPr>
              <w:fldChar w:fldCharType="end"/>
            </w:r>
          </w:del>
        </w:p>
        <w:p w14:paraId="4F637BE5">
          <w:pPr>
            <w:pStyle w:val="23"/>
            <w:tabs>
              <w:tab w:val="right" w:leader="dot" w:pos="8504"/>
              <w:tab w:val="clear" w:pos="840"/>
              <w:tab w:val="clear" w:pos="8494"/>
            </w:tabs>
            <w:rPr>
              <w:del w:id="37" w:author="WPS_1704800824" w:date="2026-04-20T10:08:16Z"/>
            </w:rPr>
          </w:pPr>
          <w:del w:id="38" w:author="WPS_1704800824" w:date="2026-04-20T10:08:16Z">
            <w:r>
              <w:rPr>
                <w:color w:val="auto"/>
                <w:highlight w:val="none"/>
              </w:rPr>
              <w:fldChar w:fldCharType="begin"/>
            </w:r>
          </w:del>
          <w:del w:id="39" w:author="WPS_1704800824" w:date="2026-04-20T10:08:16Z">
            <w:r>
              <w:rPr>
                <w:highlight w:val="none"/>
              </w:rPr>
              <w:delInstrText xml:space="preserve"> HYPERLINK \l _Toc4056 </w:delInstrText>
            </w:r>
          </w:del>
          <w:del w:id="40" w:author="WPS_1704800824" w:date="2026-04-20T10:08:16Z">
            <w:r>
              <w:rPr>
                <w:highlight w:val="none"/>
              </w:rPr>
              <w:fldChar w:fldCharType="separate"/>
            </w:r>
          </w:del>
          <w:del w:id="41" w:author="WPS_1704800824" w:date="2026-04-20T10:08:16Z">
            <w:r>
              <w:rPr>
                <w:rFonts w:hint="default" w:ascii="Times New Roman" w:hAnsi="Times New Roman" w:cs="Times New Roman"/>
                <w:highlight w:val="none"/>
              </w:rPr>
              <w:delText>三、结构组成</w:delText>
            </w:r>
          </w:del>
          <w:del w:id="42" w:author="WPS_1704800824" w:date="2026-04-20T10:08:16Z">
            <w:r>
              <w:rPr/>
              <w:tab/>
            </w:r>
          </w:del>
          <w:del w:id="43" w:author="WPS_1704800824" w:date="2026-04-20T10:08:16Z">
            <w:r>
              <w:rPr/>
              <w:fldChar w:fldCharType="begin"/>
            </w:r>
          </w:del>
          <w:del w:id="44" w:author="WPS_1704800824" w:date="2026-04-20T10:08:16Z">
            <w:r>
              <w:rPr/>
              <w:delInstrText xml:space="preserve"> PAGEREF _Toc4056 \h </w:delInstrText>
            </w:r>
          </w:del>
          <w:del w:id="45" w:author="WPS_1704800824" w:date="2026-04-20T10:08:16Z">
            <w:r>
              <w:rPr/>
              <w:fldChar w:fldCharType="separate"/>
            </w:r>
          </w:del>
          <w:del w:id="46" w:author="WPS_1704800824" w:date="2026-04-20T10:08:16Z">
            <w:r>
              <w:rPr/>
              <w:delText>5</w:delText>
            </w:r>
          </w:del>
          <w:del w:id="47" w:author="WPS_1704800824" w:date="2026-04-20T10:08:16Z">
            <w:r>
              <w:rPr/>
              <w:fldChar w:fldCharType="end"/>
            </w:r>
          </w:del>
          <w:del w:id="48" w:author="WPS_1704800824" w:date="2026-04-20T10:08:16Z">
            <w:r>
              <w:rPr>
                <w:color w:val="auto"/>
                <w:highlight w:val="none"/>
              </w:rPr>
              <w:fldChar w:fldCharType="end"/>
            </w:r>
          </w:del>
        </w:p>
        <w:p w14:paraId="78672F0F">
          <w:pPr>
            <w:pStyle w:val="23"/>
            <w:tabs>
              <w:tab w:val="right" w:leader="dot" w:pos="8504"/>
              <w:tab w:val="clear" w:pos="840"/>
              <w:tab w:val="clear" w:pos="8494"/>
            </w:tabs>
            <w:rPr>
              <w:del w:id="49" w:author="WPS_1704800824" w:date="2026-04-20T10:08:16Z"/>
            </w:rPr>
          </w:pPr>
          <w:del w:id="50" w:author="WPS_1704800824" w:date="2026-04-20T10:08:16Z">
            <w:r>
              <w:rPr>
                <w:color w:val="auto"/>
                <w:highlight w:val="none"/>
              </w:rPr>
              <w:fldChar w:fldCharType="begin"/>
            </w:r>
          </w:del>
          <w:del w:id="51" w:author="WPS_1704800824" w:date="2026-04-20T10:08:16Z">
            <w:r>
              <w:rPr>
                <w:highlight w:val="none"/>
              </w:rPr>
              <w:delInstrText xml:space="preserve"> HYPERLINK \l _Toc4730 </w:delInstrText>
            </w:r>
          </w:del>
          <w:del w:id="52" w:author="WPS_1704800824" w:date="2026-04-20T10:08:16Z">
            <w:r>
              <w:rPr>
                <w:highlight w:val="none"/>
              </w:rPr>
              <w:fldChar w:fldCharType="separate"/>
            </w:r>
          </w:del>
          <w:del w:id="53" w:author="WPS_1704800824" w:date="2026-04-20T10:08:16Z">
            <w:r>
              <w:rPr>
                <w:rFonts w:hint="eastAsia" w:ascii="Times New Roman" w:hAnsi="Times New Roman" w:cs="Times New Roman"/>
                <w:highlight w:val="none"/>
                <w:lang w:val="en-US" w:eastAsia="zh-CN"/>
              </w:rPr>
              <w:delText>四、</w:delText>
            </w:r>
          </w:del>
          <w:del w:id="54" w:author="WPS_1704800824" w:date="2026-04-20T10:08:16Z">
            <w:r>
              <w:rPr>
                <w:rFonts w:hint="default" w:ascii="Times New Roman" w:hAnsi="Times New Roman" w:cs="Times New Roman"/>
                <w:highlight w:val="none"/>
              </w:rPr>
              <w:delText>使用步骤</w:delText>
            </w:r>
          </w:del>
          <w:del w:id="55" w:author="WPS_1704800824" w:date="2026-04-20T10:08:16Z">
            <w:r>
              <w:rPr/>
              <w:tab/>
            </w:r>
          </w:del>
          <w:del w:id="56" w:author="WPS_1704800824" w:date="2026-04-20T10:08:16Z">
            <w:r>
              <w:rPr/>
              <w:fldChar w:fldCharType="begin"/>
            </w:r>
          </w:del>
          <w:del w:id="57" w:author="WPS_1704800824" w:date="2026-04-20T10:08:16Z">
            <w:r>
              <w:rPr/>
              <w:delInstrText xml:space="preserve"> PAGEREF _Toc4730 \h </w:delInstrText>
            </w:r>
          </w:del>
          <w:del w:id="58" w:author="WPS_1704800824" w:date="2026-04-20T10:08:16Z">
            <w:r>
              <w:rPr/>
              <w:fldChar w:fldCharType="separate"/>
            </w:r>
          </w:del>
          <w:del w:id="59" w:author="WPS_1704800824" w:date="2026-04-20T10:08:16Z">
            <w:r>
              <w:rPr/>
              <w:delText>7</w:delText>
            </w:r>
          </w:del>
          <w:del w:id="60" w:author="WPS_1704800824" w:date="2026-04-20T10:08:16Z">
            <w:r>
              <w:rPr/>
              <w:fldChar w:fldCharType="end"/>
            </w:r>
          </w:del>
          <w:del w:id="61" w:author="WPS_1704800824" w:date="2026-04-20T10:08:16Z">
            <w:r>
              <w:rPr>
                <w:color w:val="auto"/>
                <w:highlight w:val="none"/>
              </w:rPr>
              <w:fldChar w:fldCharType="end"/>
            </w:r>
          </w:del>
        </w:p>
        <w:p w14:paraId="52BD52A5">
          <w:pPr>
            <w:pStyle w:val="23"/>
            <w:tabs>
              <w:tab w:val="right" w:leader="dot" w:pos="8504"/>
              <w:tab w:val="clear" w:pos="840"/>
              <w:tab w:val="clear" w:pos="8494"/>
            </w:tabs>
            <w:rPr>
              <w:del w:id="62" w:author="WPS_1704800824" w:date="2026-04-20T10:08:16Z"/>
            </w:rPr>
          </w:pPr>
          <w:del w:id="63" w:author="WPS_1704800824" w:date="2026-04-20T10:08:16Z">
            <w:r>
              <w:rPr>
                <w:color w:val="auto"/>
                <w:highlight w:val="none"/>
              </w:rPr>
              <w:fldChar w:fldCharType="begin"/>
            </w:r>
          </w:del>
          <w:del w:id="64" w:author="WPS_1704800824" w:date="2026-04-20T10:08:16Z">
            <w:r>
              <w:rPr>
                <w:highlight w:val="none"/>
              </w:rPr>
              <w:delInstrText xml:space="preserve"> HYPERLINK \l _Toc30624 </w:delInstrText>
            </w:r>
          </w:del>
          <w:del w:id="65" w:author="WPS_1704800824" w:date="2026-04-20T10:08:16Z">
            <w:r>
              <w:rPr>
                <w:highlight w:val="none"/>
              </w:rPr>
              <w:fldChar w:fldCharType="separate"/>
            </w:r>
          </w:del>
          <w:del w:id="66" w:author="WPS_1704800824" w:date="2026-04-20T10:08:16Z">
            <w:r>
              <w:rPr>
                <w:rFonts w:hint="eastAsia" w:cs="Times New Roman"/>
                <w:highlight w:val="none"/>
                <w:lang w:val="en-US" w:eastAsia="zh-CN"/>
              </w:rPr>
              <w:delText>五、</w:delText>
            </w:r>
          </w:del>
          <w:del w:id="67" w:author="WPS_1704800824" w:date="2026-04-20T10:08:16Z">
            <w:r>
              <w:rPr>
                <w:rFonts w:hint="eastAsia" w:ascii="Times New Roman" w:hAnsi="Times New Roman" w:cs="Times New Roman"/>
                <w:highlight w:val="none"/>
                <w:lang w:val="en-US" w:eastAsia="zh-CN"/>
              </w:rPr>
              <w:delText>功能介绍</w:delText>
            </w:r>
          </w:del>
          <w:del w:id="68" w:author="WPS_1704800824" w:date="2026-04-20T10:08:16Z">
            <w:r>
              <w:rPr/>
              <w:tab/>
            </w:r>
          </w:del>
          <w:del w:id="69" w:author="WPS_1704800824" w:date="2026-04-20T10:08:16Z">
            <w:r>
              <w:rPr/>
              <w:fldChar w:fldCharType="begin"/>
            </w:r>
          </w:del>
          <w:del w:id="70" w:author="WPS_1704800824" w:date="2026-04-20T10:08:16Z">
            <w:r>
              <w:rPr/>
              <w:delInstrText xml:space="preserve"> PAGEREF _Toc30624 \h </w:delInstrText>
            </w:r>
          </w:del>
          <w:del w:id="71" w:author="WPS_1704800824" w:date="2026-04-20T10:08:16Z">
            <w:r>
              <w:rPr/>
              <w:fldChar w:fldCharType="separate"/>
            </w:r>
          </w:del>
          <w:del w:id="72" w:author="WPS_1704800824" w:date="2026-04-20T10:08:16Z">
            <w:r>
              <w:rPr/>
              <w:delText>11</w:delText>
            </w:r>
          </w:del>
          <w:del w:id="73" w:author="WPS_1704800824" w:date="2026-04-20T10:08:16Z">
            <w:r>
              <w:rPr/>
              <w:fldChar w:fldCharType="end"/>
            </w:r>
          </w:del>
          <w:del w:id="74" w:author="WPS_1704800824" w:date="2026-04-20T10:08:16Z">
            <w:r>
              <w:rPr>
                <w:color w:val="auto"/>
                <w:highlight w:val="none"/>
              </w:rPr>
              <w:fldChar w:fldCharType="end"/>
            </w:r>
          </w:del>
        </w:p>
        <w:p w14:paraId="298F56C9">
          <w:pPr>
            <w:pStyle w:val="23"/>
            <w:tabs>
              <w:tab w:val="right" w:leader="dot" w:pos="8504"/>
              <w:tab w:val="clear" w:pos="840"/>
              <w:tab w:val="clear" w:pos="8494"/>
            </w:tabs>
            <w:rPr>
              <w:del w:id="75" w:author="WPS_1704800824" w:date="2026-04-20T10:08:16Z"/>
            </w:rPr>
          </w:pPr>
          <w:del w:id="76" w:author="WPS_1704800824" w:date="2026-04-20T10:08:16Z">
            <w:r>
              <w:rPr>
                <w:color w:val="auto"/>
                <w:highlight w:val="none"/>
              </w:rPr>
              <w:fldChar w:fldCharType="begin"/>
            </w:r>
          </w:del>
          <w:del w:id="77" w:author="WPS_1704800824" w:date="2026-04-20T10:08:16Z">
            <w:r>
              <w:rPr>
                <w:highlight w:val="none"/>
              </w:rPr>
              <w:delInstrText xml:space="preserve"> HYPERLINK \l _Toc21243 </w:delInstrText>
            </w:r>
          </w:del>
          <w:del w:id="78" w:author="WPS_1704800824" w:date="2026-04-20T10:08:16Z">
            <w:r>
              <w:rPr>
                <w:highlight w:val="none"/>
              </w:rPr>
              <w:fldChar w:fldCharType="separate"/>
            </w:r>
          </w:del>
          <w:del w:id="79" w:author="WPS_1704800824" w:date="2026-04-20T10:08:16Z">
            <w:r>
              <w:rPr>
                <w:rFonts w:hint="eastAsia" w:cs="Times New Roman"/>
                <w:highlight w:val="none"/>
                <w:lang w:val="en-US" w:eastAsia="zh-CN"/>
              </w:rPr>
              <w:delText>六、</w:delText>
            </w:r>
          </w:del>
          <w:del w:id="80" w:author="WPS_1704800824" w:date="2026-04-20T10:08:16Z">
            <w:r>
              <w:rPr>
                <w:rFonts w:hint="default" w:ascii="Times New Roman" w:hAnsi="Times New Roman" w:cs="Times New Roman"/>
                <w:highlight w:val="none"/>
              </w:rPr>
              <w:delText>清洁和保养</w:delText>
            </w:r>
          </w:del>
          <w:del w:id="81" w:author="WPS_1704800824" w:date="2026-04-20T10:08:16Z">
            <w:r>
              <w:rPr/>
              <w:tab/>
            </w:r>
          </w:del>
          <w:del w:id="82" w:author="WPS_1704800824" w:date="2026-04-20T10:08:16Z">
            <w:r>
              <w:rPr/>
              <w:fldChar w:fldCharType="begin"/>
            </w:r>
          </w:del>
          <w:del w:id="83" w:author="WPS_1704800824" w:date="2026-04-20T10:08:16Z">
            <w:r>
              <w:rPr/>
              <w:delInstrText xml:space="preserve"> PAGEREF _Toc21243 \h </w:delInstrText>
            </w:r>
          </w:del>
          <w:del w:id="84" w:author="WPS_1704800824" w:date="2026-04-20T10:08:16Z">
            <w:r>
              <w:rPr/>
              <w:fldChar w:fldCharType="separate"/>
            </w:r>
          </w:del>
          <w:del w:id="85" w:author="WPS_1704800824" w:date="2026-04-20T10:08:16Z">
            <w:r>
              <w:rPr/>
              <w:delText>15</w:delText>
            </w:r>
          </w:del>
          <w:del w:id="86" w:author="WPS_1704800824" w:date="2026-04-20T10:08:16Z">
            <w:r>
              <w:rPr/>
              <w:fldChar w:fldCharType="end"/>
            </w:r>
          </w:del>
          <w:del w:id="87" w:author="WPS_1704800824" w:date="2026-04-20T10:08:16Z">
            <w:r>
              <w:rPr>
                <w:color w:val="auto"/>
                <w:highlight w:val="none"/>
              </w:rPr>
              <w:fldChar w:fldCharType="end"/>
            </w:r>
          </w:del>
        </w:p>
        <w:p w14:paraId="3380CF3D">
          <w:pPr>
            <w:pStyle w:val="23"/>
            <w:tabs>
              <w:tab w:val="right" w:leader="dot" w:pos="8504"/>
              <w:tab w:val="clear" w:pos="840"/>
              <w:tab w:val="clear" w:pos="8494"/>
            </w:tabs>
            <w:rPr>
              <w:del w:id="88" w:author="WPS_1704800824" w:date="2026-04-20T10:08:16Z"/>
            </w:rPr>
          </w:pPr>
          <w:del w:id="89" w:author="WPS_1704800824" w:date="2026-04-20T10:08:16Z">
            <w:r>
              <w:rPr>
                <w:color w:val="auto"/>
                <w:highlight w:val="none"/>
              </w:rPr>
              <w:fldChar w:fldCharType="begin"/>
            </w:r>
          </w:del>
          <w:del w:id="90" w:author="WPS_1704800824" w:date="2026-04-20T10:08:16Z">
            <w:r>
              <w:rPr>
                <w:highlight w:val="none"/>
              </w:rPr>
              <w:delInstrText xml:space="preserve"> HYPERLINK \l _Toc27315 </w:delInstrText>
            </w:r>
          </w:del>
          <w:del w:id="91" w:author="WPS_1704800824" w:date="2026-04-20T10:08:16Z">
            <w:r>
              <w:rPr>
                <w:highlight w:val="none"/>
              </w:rPr>
              <w:fldChar w:fldCharType="separate"/>
            </w:r>
          </w:del>
          <w:del w:id="92" w:author="WPS_1704800824" w:date="2026-04-20T10:08:16Z">
            <w:r>
              <w:rPr>
                <w:rFonts w:hint="eastAsia" w:cs="Times New Roman"/>
                <w:highlight w:val="none"/>
                <w:lang w:val="en-US" w:eastAsia="zh-CN"/>
              </w:rPr>
              <w:delText>七、</w:delText>
            </w:r>
          </w:del>
          <w:del w:id="93" w:author="WPS_1704800824" w:date="2026-04-20T10:08:16Z">
            <w:r>
              <w:rPr>
                <w:rFonts w:hint="default" w:ascii="Times New Roman" w:hAnsi="Times New Roman" w:cs="Times New Roman"/>
                <w:highlight w:val="none"/>
              </w:rPr>
              <w:delText>携带呼吸机旅行</w:delText>
            </w:r>
          </w:del>
          <w:del w:id="94" w:author="WPS_1704800824" w:date="2026-04-20T10:08:16Z">
            <w:r>
              <w:rPr/>
              <w:tab/>
            </w:r>
          </w:del>
          <w:del w:id="95" w:author="WPS_1704800824" w:date="2026-04-20T10:08:16Z">
            <w:r>
              <w:rPr/>
              <w:fldChar w:fldCharType="begin"/>
            </w:r>
          </w:del>
          <w:del w:id="96" w:author="WPS_1704800824" w:date="2026-04-20T10:08:16Z">
            <w:r>
              <w:rPr/>
              <w:delInstrText xml:space="preserve"> PAGEREF _Toc27315 \h </w:delInstrText>
            </w:r>
          </w:del>
          <w:del w:id="97" w:author="WPS_1704800824" w:date="2026-04-20T10:08:16Z">
            <w:r>
              <w:rPr/>
              <w:fldChar w:fldCharType="separate"/>
            </w:r>
          </w:del>
          <w:del w:id="98" w:author="WPS_1704800824" w:date="2026-04-20T10:08:16Z">
            <w:r>
              <w:rPr/>
              <w:delText>17</w:delText>
            </w:r>
          </w:del>
          <w:del w:id="99" w:author="WPS_1704800824" w:date="2026-04-20T10:08:16Z">
            <w:r>
              <w:rPr/>
              <w:fldChar w:fldCharType="end"/>
            </w:r>
          </w:del>
          <w:del w:id="100" w:author="WPS_1704800824" w:date="2026-04-20T10:08:16Z">
            <w:r>
              <w:rPr>
                <w:color w:val="auto"/>
                <w:highlight w:val="none"/>
              </w:rPr>
              <w:fldChar w:fldCharType="end"/>
            </w:r>
          </w:del>
        </w:p>
        <w:p w14:paraId="27033759">
          <w:pPr>
            <w:pStyle w:val="23"/>
            <w:tabs>
              <w:tab w:val="right" w:leader="dot" w:pos="8504"/>
              <w:tab w:val="clear" w:pos="840"/>
              <w:tab w:val="clear" w:pos="8494"/>
            </w:tabs>
            <w:rPr>
              <w:del w:id="101" w:author="WPS_1704800824" w:date="2026-04-20T10:08:16Z"/>
            </w:rPr>
          </w:pPr>
          <w:del w:id="102" w:author="WPS_1704800824" w:date="2026-04-20T10:08:16Z">
            <w:r>
              <w:rPr>
                <w:color w:val="auto"/>
                <w:highlight w:val="none"/>
              </w:rPr>
              <w:fldChar w:fldCharType="begin"/>
            </w:r>
          </w:del>
          <w:del w:id="103" w:author="WPS_1704800824" w:date="2026-04-20T10:08:16Z">
            <w:r>
              <w:rPr>
                <w:highlight w:val="none"/>
              </w:rPr>
              <w:delInstrText xml:space="preserve"> HYPERLINK \l _Toc1951 </w:delInstrText>
            </w:r>
          </w:del>
          <w:del w:id="104" w:author="WPS_1704800824" w:date="2026-04-20T10:08:16Z">
            <w:r>
              <w:rPr>
                <w:highlight w:val="none"/>
              </w:rPr>
              <w:fldChar w:fldCharType="separate"/>
            </w:r>
          </w:del>
          <w:del w:id="105" w:author="WPS_1704800824" w:date="2026-04-20T10:08:16Z">
            <w:r>
              <w:rPr>
                <w:rFonts w:hint="eastAsia" w:cs="Times New Roman"/>
                <w:highlight w:val="none"/>
                <w:lang w:val="en-US" w:eastAsia="zh-CN"/>
              </w:rPr>
              <w:delText>八、</w:delText>
            </w:r>
          </w:del>
          <w:del w:id="106" w:author="WPS_1704800824" w:date="2026-04-20T10:08:16Z">
            <w:r>
              <w:rPr>
                <w:rFonts w:hint="default" w:ascii="Times New Roman" w:hAnsi="Times New Roman" w:cs="Times New Roman"/>
                <w:highlight w:val="none"/>
              </w:rPr>
              <w:delText>交给另一位患者使用</w:delText>
            </w:r>
          </w:del>
          <w:del w:id="107" w:author="WPS_1704800824" w:date="2026-04-20T10:08:16Z">
            <w:r>
              <w:rPr/>
              <w:tab/>
            </w:r>
          </w:del>
          <w:del w:id="108" w:author="WPS_1704800824" w:date="2026-04-20T10:08:16Z">
            <w:r>
              <w:rPr/>
              <w:fldChar w:fldCharType="begin"/>
            </w:r>
          </w:del>
          <w:del w:id="109" w:author="WPS_1704800824" w:date="2026-04-20T10:08:16Z">
            <w:r>
              <w:rPr/>
              <w:delInstrText xml:space="preserve"> PAGEREF _Toc1951 \h </w:delInstrText>
            </w:r>
          </w:del>
          <w:del w:id="110" w:author="WPS_1704800824" w:date="2026-04-20T10:08:16Z">
            <w:r>
              <w:rPr/>
              <w:fldChar w:fldCharType="separate"/>
            </w:r>
          </w:del>
          <w:del w:id="111" w:author="WPS_1704800824" w:date="2026-04-20T10:08:16Z">
            <w:r>
              <w:rPr/>
              <w:delText>17</w:delText>
            </w:r>
          </w:del>
          <w:del w:id="112" w:author="WPS_1704800824" w:date="2026-04-20T10:08:16Z">
            <w:r>
              <w:rPr/>
              <w:fldChar w:fldCharType="end"/>
            </w:r>
          </w:del>
          <w:del w:id="113" w:author="WPS_1704800824" w:date="2026-04-20T10:08:16Z">
            <w:r>
              <w:rPr>
                <w:color w:val="auto"/>
                <w:highlight w:val="none"/>
              </w:rPr>
              <w:fldChar w:fldCharType="end"/>
            </w:r>
          </w:del>
        </w:p>
        <w:p w14:paraId="2051ACE0">
          <w:pPr>
            <w:pStyle w:val="23"/>
            <w:tabs>
              <w:tab w:val="right" w:leader="dot" w:pos="8504"/>
              <w:tab w:val="clear" w:pos="840"/>
              <w:tab w:val="clear" w:pos="8494"/>
            </w:tabs>
            <w:rPr>
              <w:del w:id="114" w:author="WPS_1704800824" w:date="2026-04-20T10:08:16Z"/>
            </w:rPr>
          </w:pPr>
          <w:del w:id="115" w:author="WPS_1704800824" w:date="2026-04-20T10:08:16Z">
            <w:r>
              <w:rPr>
                <w:color w:val="auto"/>
                <w:highlight w:val="none"/>
              </w:rPr>
              <w:fldChar w:fldCharType="begin"/>
            </w:r>
          </w:del>
          <w:del w:id="116" w:author="WPS_1704800824" w:date="2026-04-20T10:08:16Z">
            <w:r>
              <w:rPr>
                <w:highlight w:val="none"/>
              </w:rPr>
              <w:delInstrText xml:space="preserve"> HYPERLINK \l _Toc8273 </w:delInstrText>
            </w:r>
          </w:del>
          <w:del w:id="117" w:author="WPS_1704800824" w:date="2026-04-20T10:08:16Z">
            <w:r>
              <w:rPr>
                <w:highlight w:val="none"/>
              </w:rPr>
              <w:fldChar w:fldCharType="separate"/>
            </w:r>
          </w:del>
          <w:del w:id="118" w:author="WPS_1704800824" w:date="2026-04-20T10:08:16Z">
            <w:r>
              <w:rPr>
                <w:rFonts w:hint="eastAsia" w:cs="Times New Roman"/>
                <w:highlight w:val="none"/>
                <w:lang w:val="en-US" w:eastAsia="zh-CN"/>
              </w:rPr>
              <w:delText>九、</w:delText>
            </w:r>
          </w:del>
          <w:del w:id="119" w:author="WPS_1704800824" w:date="2026-04-20T10:08:16Z">
            <w:r>
              <w:rPr>
                <w:rFonts w:hint="default" w:ascii="Times New Roman" w:hAnsi="Times New Roman" w:cs="Times New Roman"/>
                <w:highlight w:val="none"/>
              </w:rPr>
              <w:delText>故障排除</w:delText>
            </w:r>
          </w:del>
          <w:del w:id="120" w:author="WPS_1704800824" w:date="2026-04-20T10:08:16Z">
            <w:r>
              <w:rPr/>
              <w:tab/>
            </w:r>
          </w:del>
          <w:del w:id="121" w:author="WPS_1704800824" w:date="2026-04-20T10:08:16Z">
            <w:r>
              <w:rPr/>
              <w:fldChar w:fldCharType="begin"/>
            </w:r>
          </w:del>
          <w:del w:id="122" w:author="WPS_1704800824" w:date="2026-04-20T10:08:16Z">
            <w:r>
              <w:rPr/>
              <w:delInstrText xml:space="preserve"> PAGEREF _Toc8273 \h </w:delInstrText>
            </w:r>
          </w:del>
          <w:del w:id="123" w:author="WPS_1704800824" w:date="2026-04-20T10:08:16Z">
            <w:r>
              <w:rPr/>
              <w:fldChar w:fldCharType="separate"/>
            </w:r>
          </w:del>
          <w:del w:id="124" w:author="WPS_1704800824" w:date="2026-04-20T10:08:16Z">
            <w:r>
              <w:rPr/>
              <w:delText>18</w:delText>
            </w:r>
          </w:del>
          <w:del w:id="125" w:author="WPS_1704800824" w:date="2026-04-20T10:08:16Z">
            <w:r>
              <w:rPr/>
              <w:fldChar w:fldCharType="end"/>
            </w:r>
          </w:del>
          <w:del w:id="126" w:author="WPS_1704800824" w:date="2026-04-20T10:08:16Z">
            <w:r>
              <w:rPr>
                <w:color w:val="auto"/>
                <w:highlight w:val="none"/>
              </w:rPr>
              <w:fldChar w:fldCharType="end"/>
            </w:r>
          </w:del>
        </w:p>
        <w:p w14:paraId="1F77EDC5">
          <w:pPr>
            <w:pStyle w:val="23"/>
            <w:tabs>
              <w:tab w:val="right" w:leader="dot" w:pos="8504"/>
              <w:tab w:val="clear" w:pos="840"/>
              <w:tab w:val="clear" w:pos="8494"/>
            </w:tabs>
            <w:rPr>
              <w:del w:id="127" w:author="WPS_1704800824" w:date="2026-04-20T10:08:16Z"/>
            </w:rPr>
          </w:pPr>
          <w:del w:id="128" w:author="WPS_1704800824" w:date="2026-04-20T10:08:16Z">
            <w:r>
              <w:rPr>
                <w:color w:val="auto"/>
                <w:highlight w:val="none"/>
              </w:rPr>
              <w:fldChar w:fldCharType="begin"/>
            </w:r>
          </w:del>
          <w:del w:id="129" w:author="WPS_1704800824" w:date="2026-04-20T10:08:16Z">
            <w:r>
              <w:rPr>
                <w:highlight w:val="none"/>
              </w:rPr>
              <w:delInstrText xml:space="preserve"> HYPERLINK \l _Toc29895 </w:delInstrText>
            </w:r>
          </w:del>
          <w:del w:id="130" w:author="WPS_1704800824" w:date="2026-04-20T10:08:16Z">
            <w:r>
              <w:rPr>
                <w:highlight w:val="none"/>
              </w:rPr>
              <w:fldChar w:fldCharType="separate"/>
            </w:r>
          </w:del>
          <w:del w:id="131" w:author="WPS_1704800824" w:date="2026-04-20T10:08:16Z">
            <w:r>
              <w:rPr>
                <w:rFonts w:hint="eastAsia" w:cs="Times New Roman"/>
                <w:highlight w:val="none"/>
                <w:lang w:val="en-US" w:eastAsia="zh-CN"/>
              </w:rPr>
              <w:delText>十、</w:delText>
            </w:r>
          </w:del>
          <w:del w:id="132" w:author="WPS_1704800824" w:date="2026-04-20T10:08:16Z">
            <w:r>
              <w:rPr>
                <w:rFonts w:hint="default" w:ascii="Times New Roman" w:hAnsi="Times New Roman" w:cs="Times New Roman"/>
                <w:highlight w:val="none"/>
              </w:rPr>
              <w:delText>安全使用原则</w:delText>
            </w:r>
          </w:del>
          <w:del w:id="133" w:author="WPS_1704800824" w:date="2026-04-20T10:08:16Z">
            <w:r>
              <w:rPr/>
              <w:tab/>
            </w:r>
          </w:del>
          <w:del w:id="134" w:author="WPS_1704800824" w:date="2026-04-20T10:08:16Z">
            <w:r>
              <w:rPr/>
              <w:fldChar w:fldCharType="begin"/>
            </w:r>
          </w:del>
          <w:del w:id="135" w:author="WPS_1704800824" w:date="2026-04-20T10:08:16Z">
            <w:r>
              <w:rPr/>
              <w:delInstrText xml:space="preserve"> PAGEREF _Toc29895 \h </w:delInstrText>
            </w:r>
          </w:del>
          <w:del w:id="136" w:author="WPS_1704800824" w:date="2026-04-20T10:08:16Z">
            <w:r>
              <w:rPr/>
              <w:fldChar w:fldCharType="separate"/>
            </w:r>
          </w:del>
          <w:del w:id="137" w:author="WPS_1704800824" w:date="2026-04-20T10:08:16Z">
            <w:r>
              <w:rPr/>
              <w:delText>19</w:delText>
            </w:r>
          </w:del>
          <w:del w:id="138" w:author="WPS_1704800824" w:date="2026-04-20T10:08:16Z">
            <w:r>
              <w:rPr/>
              <w:fldChar w:fldCharType="end"/>
            </w:r>
          </w:del>
          <w:del w:id="139" w:author="WPS_1704800824" w:date="2026-04-20T10:08:16Z">
            <w:r>
              <w:rPr>
                <w:color w:val="auto"/>
                <w:highlight w:val="none"/>
              </w:rPr>
              <w:fldChar w:fldCharType="end"/>
            </w:r>
          </w:del>
        </w:p>
        <w:p w14:paraId="6644DED8">
          <w:pPr>
            <w:pStyle w:val="23"/>
            <w:tabs>
              <w:tab w:val="right" w:leader="dot" w:pos="8504"/>
              <w:tab w:val="clear" w:pos="840"/>
              <w:tab w:val="clear" w:pos="8494"/>
            </w:tabs>
            <w:rPr>
              <w:del w:id="140" w:author="WPS_1704800824" w:date="2026-04-20T10:08:16Z"/>
            </w:rPr>
          </w:pPr>
          <w:del w:id="141" w:author="WPS_1704800824" w:date="2026-04-20T10:08:16Z">
            <w:r>
              <w:rPr>
                <w:color w:val="auto"/>
                <w:highlight w:val="none"/>
              </w:rPr>
              <w:fldChar w:fldCharType="begin"/>
            </w:r>
          </w:del>
          <w:del w:id="142" w:author="WPS_1704800824" w:date="2026-04-20T10:08:16Z">
            <w:r>
              <w:rPr>
                <w:highlight w:val="none"/>
              </w:rPr>
              <w:delInstrText xml:space="preserve"> HYPERLINK \l _Toc5360 </w:delInstrText>
            </w:r>
          </w:del>
          <w:del w:id="143" w:author="WPS_1704800824" w:date="2026-04-20T10:08:16Z">
            <w:r>
              <w:rPr>
                <w:highlight w:val="none"/>
              </w:rPr>
              <w:fldChar w:fldCharType="separate"/>
            </w:r>
          </w:del>
          <w:del w:id="144" w:author="WPS_1704800824" w:date="2026-04-20T10:08:16Z">
            <w:r>
              <w:rPr>
                <w:rFonts w:hint="eastAsia" w:cs="Times New Roman"/>
                <w:highlight w:val="none"/>
                <w:lang w:val="en-US" w:eastAsia="zh-CN"/>
              </w:rPr>
              <w:delText>十一、</w:delText>
            </w:r>
          </w:del>
          <w:del w:id="145" w:author="WPS_1704800824" w:date="2026-04-20T10:08:16Z">
            <w:r>
              <w:rPr>
                <w:rFonts w:hint="default" w:ascii="Times New Roman" w:hAnsi="Times New Roman" w:cs="Times New Roman"/>
                <w:highlight w:val="none"/>
              </w:rPr>
              <w:delText>产品性能</w:delText>
            </w:r>
          </w:del>
          <w:del w:id="146" w:author="WPS_1704800824" w:date="2026-04-20T10:08:16Z">
            <w:r>
              <w:rPr/>
              <w:tab/>
            </w:r>
          </w:del>
          <w:del w:id="147" w:author="WPS_1704800824" w:date="2026-04-20T10:08:16Z">
            <w:r>
              <w:rPr/>
              <w:fldChar w:fldCharType="begin"/>
            </w:r>
          </w:del>
          <w:del w:id="148" w:author="WPS_1704800824" w:date="2026-04-20T10:08:16Z">
            <w:r>
              <w:rPr/>
              <w:delInstrText xml:space="preserve"> PAGEREF _Toc5360 \h </w:delInstrText>
            </w:r>
          </w:del>
          <w:del w:id="149" w:author="WPS_1704800824" w:date="2026-04-20T10:08:16Z">
            <w:r>
              <w:rPr/>
              <w:fldChar w:fldCharType="separate"/>
            </w:r>
          </w:del>
          <w:del w:id="150" w:author="WPS_1704800824" w:date="2026-04-20T10:08:16Z">
            <w:r>
              <w:rPr/>
              <w:delText>20</w:delText>
            </w:r>
          </w:del>
          <w:del w:id="151" w:author="WPS_1704800824" w:date="2026-04-20T10:08:16Z">
            <w:r>
              <w:rPr/>
              <w:fldChar w:fldCharType="end"/>
            </w:r>
          </w:del>
          <w:del w:id="152" w:author="WPS_1704800824" w:date="2026-04-20T10:08:16Z">
            <w:r>
              <w:rPr>
                <w:color w:val="auto"/>
                <w:highlight w:val="none"/>
              </w:rPr>
              <w:fldChar w:fldCharType="end"/>
            </w:r>
          </w:del>
        </w:p>
        <w:p w14:paraId="02F9F920">
          <w:pPr>
            <w:pStyle w:val="23"/>
            <w:tabs>
              <w:tab w:val="right" w:leader="dot" w:pos="8504"/>
              <w:tab w:val="clear" w:pos="840"/>
              <w:tab w:val="clear" w:pos="8494"/>
            </w:tabs>
            <w:rPr>
              <w:del w:id="153" w:author="WPS_1704800824" w:date="2026-04-20T10:08:16Z"/>
            </w:rPr>
          </w:pPr>
          <w:del w:id="154" w:author="WPS_1704800824" w:date="2026-04-20T10:08:16Z">
            <w:r>
              <w:rPr>
                <w:color w:val="auto"/>
                <w:highlight w:val="none"/>
              </w:rPr>
              <w:fldChar w:fldCharType="begin"/>
            </w:r>
          </w:del>
          <w:del w:id="155" w:author="WPS_1704800824" w:date="2026-04-20T10:08:16Z">
            <w:r>
              <w:rPr>
                <w:highlight w:val="none"/>
              </w:rPr>
              <w:delInstrText xml:space="preserve"> HYPERLINK \l _Toc12358 </w:delInstrText>
            </w:r>
          </w:del>
          <w:del w:id="156" w:author="WPS_1704800824" w:date="2026-04-20T10:08:16Z">
            <w:r>
              <w:rPr>
                <w:highlight w:val="none"/>
              </w:rPr>
              <w:fldChar w:fldCharType="separate"/>
            </w:r>
          </w:del>
          <w:del w:id="157" w:author="WPS_1704800824" w:date="2026-04-20T10:08:16Z">
            <w:r>
              <w:rPr>
                <w:rFonts w:hint="eastAsia" w:cs="Times New Roman"/>
                <w:highlight w:val="none"/>
                <w:lang w:val="en-US" w:eastAsia="zh-CN"/>
              </w:rPr>
              <w:delText>十二、</w:delText>
            </w:r>
          </w:del>
          <w:del w:id="158" w:author="WPS_1704800824" w:date="2026-04-20T10:08:16Z">
            <w:r>
              <w:rPr>
                <w:rFonts w:hint="default" w:ascii="Times New Roman" w:hAnsi="Times New Roman" w:cs="Times New Roman"/>
                <w:highlight w:val="none"/>
              </w:rPr>
              <w:delText>售后服务</w:delText>
            </w:r>
          </w:del>
          <w:del w:id="159" w:author="WPS_1704800824" w:date="2026-04-20T10:08:16Z">
            <w:r>
              <w:rPr/>
              <w:tab/>
            </w:r>
          </w:del>
          <w:del w:id="160" w:author="WPS_1704800824" w:date="2026-04-20T10:08:16Z">
            <w:r>
              <w:rPr/>
              <w:fldChar w:fldCharType="begin"/>
            </w:r>
          </w:del>
          <w:del w:id="161" w:author="WPS_1704800824" w:date="2026-04-20T10:08:16Z">
            <w:r>
              <w:rPr/>
              <w:delInstrText xml:space="preserve"> PAGEREF _Toc12358 \h </w:delInstrText>
            </w:r>
          </w:del>
          <w:del w:id="162" w:author="WPS_1704800824" w:date="2026-04-20T10:08:16Z">
            <w:r>
              <w:rPr/>
              <w:fldChar w:fldCharType="separate"/>
            </w:r>
          </w:del>
          <w:del w:id="163" w:author="WPS_1704800824" w:date="2026-04-20T10:08:16Z">
            <w:r>
              <w:rPr/>
              <w:delText>25</w:delText>
            </w:r>
          </w:del>
          <w:del w:id="164" w:author="WPS_1704800824" w:date="2026-04-20T10:08:16Z">
            <w:r>
              <w:rPr/>
              <w:fldChar w:fldCharType="end"/>
            </w:r>
          </w:del>
          <w:del w:id="165" w:author="WPS_1704800824" w:date="2026-04-20T10:08:16Z">
            <w:r>
              <w:rPr>
                <w:color w:val="auto"/>
                <w:highlight w:val="none"/>
              </w:rPr>
              <w:fldChar w:fldCharType="end"/>
            </w:r>
          </w:del>
        </w:p>
        <w:p w14:paraId="732C1586">
          <w:pPr>
            <w:pStyle w:val="23"/>
            <w:tabs>
              <w:tab w:val="right" w:leader="dot" w:pos="8504"/>
              <w:tab w:val="clear" w:pos="840"/>
              <w:tab w:val="clear" w:pos="8494"/>
            </w:tabs>
            <w:rPr>
              <w:del w:id="166" w:author="WPS_1704800824" w:date="2026-04-20T10:08:16Z"/>
            </w:rPr>
          </w:pPr>
          <w:del w:id="167" w:author="WPS_1704800824" w:date="2026-04-20T10:08:16Z">
            <w:r>
              <w:rPr>
                <w:color w:val="auto"/>
                <w:highlight w:val="none"/>
              </w:rPr>
              <w:fldChar w:fldCharType="begin"/>
            </w:r>
          </w:del>
          <w:del w:id="168" w:author="WPS_1704800824" w:date="2026-04-20T10:08:16Z">
            <w:r>
              <w:rPr>
                <w:highlight w:val="none"/>
              </w:rPr>
              <w:delInstrText xml:space="preserve"> HYPERLINK \l _Toc11650 </w:delInstrText>
            </w:r>
          </w:del>
          <w:del w:id="169" w:author="WPS_1704800824" w:date="2026-04-20T10:08:16Z">
            <w:r>
              <w:rPr>
                <w:highlight w:val="none"/>
              </w:rPr>
              <w:fldChar w:fldCharType="separate"/>
            </w:r>
          </w:del>
          <w:del w:id="170" w:author="WPS_1704800824" w:date="2026-04-20T10:08:16Z">
            <w:r>
              <w:rPr>
                <w:rFonts w:hint="eastAsia" w:cs="Times New Roman"/>
                <w:highlight w:val="none"/>
                <w:lang w:val="en-US" w:eastAsia="zh-CN"/>
              </w:rPr>
              <w:delText>十三、</w:delText>
            </w:r>
          </w:del>
          <w:del w:id="171" w:author="WPS_1704800824" w:date="2026-04-20T10:08:16Z">
            <w:r>
              <w:rPr>
                <w:rFonts w:hint="default" w:ascii="Times New Roman" w:hAnsi="Times New Roman" w:cs="Times New Roman"/>
                <w:highlight w:val="none"/>
              </w:rPr>
              <w:delText>废弃处理</w:delText>
            </w:r>
          </w:del>
          <w:del w:id="172" w:author="WPS_1704800824" w:date="2026-04-20T10:08:16Z">
            <w:r>
              <w:rPr/>
              <w:tab/>
            </w:r>
          </w:del>
          <w:del w:id="173" w:author="WPS_1704800824" w:date="2026-04-20T10:08:16Z">
            <w:r>
              <w:rPr/>
              <w:fldChar w:fldCharType="begin"/>
            </w:r>
          </w:del>
          <w:del w:id="174" w:author="WPS_1704800824" w:date="2026-04-20T10:08:16Z">
            <w:r>
              <w:rPr/>
              <w:delInstrText xml:space="preserve"> PAGEREF _Toc11650 \h </w:delInstrText>
            </w:r>
          </w:del>
          <w:del w:id="175" w:author="WPS_1704800824" w:date="2026-04-20T10:08:16Z">
            <w:r>
              <w:rPr/>
              <w:fldChar w:fldCharType="separate"/>
            </w:r>
          </w:del>
          <w:del w:id="176" w:author="WPS_1704800824" w:date="2026-04-20T10:08:16Z">
            <w:r>
              <w:rPr/>
              <w:delText>26</w:delText>
            </w:r>
          </w:del>
          <w:del w:id="177" w:author="WPS_1704800824" w:date="2026-04-20T10:08:16Z">
            <w:r>
              <w:rPr/>
              <w:fldChar w:fldCharType="end"/>
            </w:r>
          </w:del>
          <w:del w:id="178" w:author="WPS_1704800824" w:date="2026-04-20T10:08:16Z">
            <w:r>
              <w:rPr>
                <w:color w:val="auto"/>
                <w:highlight w:val="none"/>
              </w:rPr>
              <w:fldChar w:fldCharType="end"/>
            </w:r>
          </w:del>
        </w:p>
        <w:p w14:paraId="75C06039">
          <w:pPr>
            <w:pStyle w:val="23"/>
            <w:tabs>
              <w:tab w:val="right" w:leader="dot" w:pos="8504"/>
              <w:tab w:val="clear" w:pos="840"/>
              <w:tab w:val="clear" w:pos="8494"/>
            </w:tabs>
            <w:rPr>
              <w:del w:id="179" w:author="WPS_1704800824" w:date="2026-04-20T10:08:16Z"/>
            </w:rPr>
          </w:pPr>
          <w:del w:id="180" w:author="WPS_1704800824" w:date="2026-04-20T10:08:16Z">
            <w:r>
              <w:rPr>
                <w:color w:val="auto"/>
                <w:highlight w:val="none"/>
              </w:rPr>
              <w:fldChar w:fldCharType="begin"/>
            </w:r>
          </w:del>
          <w:del w:id="181" w:author="WPS_1704800824" w:date="2026-04-20T10:08:16Z">
            <w:r>
              <w:rPr>
                <w:highlight w:val="none"/>
              </w:rPr>
              <w:delInstrText xml:space="preserve"> HYPERLINK \l _Toc16391 </w:delInstrText>
            </w:r>
          </w:del>
          <w:del w:id="182" w:author="WPS_1704800824" w:date="2026-04-20T10:08:16Z">
            <w:r>
              <w:rPr>
                <w:highlight w:val="none"/>
              </w:rPr>
              <w:fldChar w:fldCharType="separate"/>
            </w:r>
          </w:del>
          <w:del w:id="183" w:author="WPS_1704800824" w:date="2026-04-20T10:08:16Z">
            <w:r>
              <w:rPr>
                <w:rFonts w:hint="eastAsia" w:cs="Times New Roman"/>
                <w:highlight w:val="none"/>
                <w:lang w:val="en-US" w:eastAsia="zh-CN"/>
              </w:rPr>
              <w:delText>十四、</w:delText>
            </w:r>
          </w:del>
          <w:del w:id="184" w:author="WPS_1704800824" w:date="2026-04-20T10:08:16Z">
            <w:r>
              <w:rPr>
                <w:rFonts w:hint="default" w:ascii="Times New Roman" w:hAnsi="Times New Roman" w:cs="Times New Roman"/>
                <w:highlight w:val="none"/>
              </w:rPr>
              <w:delText>标识</w:delText>
            </w:r>
          </w:del>
          <w:del w:id="185" w:author="WPS_1704800824" w:date="2026-04-20T10:08:16Z">
            <w:r>
              <w:rPr/>
              <w:tab/>
            </w:r>
          </w:del>
          <w:del w:id="186" w:author="WPS_1704800824" w:date="2026-04-20T10:08:16Z">
            <w:r>
              <w:rPr/>
              <w:fldChar w:fldCharType="begin"/>
            </w:r>
          </w:del>
          <w:del w:id="187" w:author="WPS_1704800824" w:date="2026-04-20T10:08:16Z">
            <w:r>
              <w:rPr/>
              <w:delInstrText xml:space="preserve"> PAGEREF _Toc16391 \h </w:delInstrText>
            </w:r>
          </w:del>
          <w:del w:id="188" w:author="WPS_1704800824" w:date="2026-04-20T10:08:16Z">
            <w:r>
              <w:rPr/>
              <w:fldChar w:fldCharType="separate"/>
            </w:r>
          </w:del>
          <w:del w:id="189" w:author="WPS_1704800824" w:date="2026-04-20T10:08:16Z">
            <w:r>
              <w:rPr/>
              <w:delText>26</w:delText>
            </w:r>
          </w:del>
          <w:del w:id="190" w:author="WPS_1704800824" w:date="2026-04-20T10:08:16Z">
            <w:r>
              <w:rPr/>
              <w:fldChar w:fldCharType="end"/>
            </w:r>
          </w:del>
          <w:del w:id="191" w:author="WPS_1704800824" w:date="2026-04-20T10:08:16Z">
            <w:r>
              <w:rPr>
                <w:color w:val="auto"/>
                <w:highlight w:val="none"/>
              </w:rPr>
              <w:fldChar w:fldCharType="end"/>
            </w:r>
          </w:del>
        </w:p>
        <w:p w14:paraId="62050D16">
          <w:pPr>
            <w:pStyle w:val="23"/>
            <w:tabs>
              <w:tab w:val="right" w:leader="dot" w:pos="8504"/>
              <w:tab w:val="clear" w:pos="840"/>
              <w:tab w:val="clear" w:pos="8494"/>
            </w:tabs>
            <w:rPr>
              <w:del w:id="192" w:author="WPS_1704800824" w:date="2026-04-20T10:08:16Z"/>
            </w:rPr>
          </w:pPr>
          <w:del w:id="193" w:author="WPS_1704800824" w:date="2026-04-20T10:08:16Z">
            <w:r>
              <w:rPr>
                <w:color w:val="auto"/>
                <w:highlight w:val="none"/>
              </w:rPr>
              <w:fldChar w:fldCharType="begin"/>
            </w:r>
          </w:del>
          <w:del w:id="194" w:author="WPS_1704800824" w:date="2026-04-20T10:08:16Z">
            <w:r>
              <w:rPr>
                <w:highlight w:val="none"/>
              </w:rPr>
              <w:delInstrText xml:space="preserve"> HYPERLINK \l _Toc16895 </w:delInstrText>
            </w:r>
          </w:del>
          <w:del w:id="195" w:author="WPS_1704800824" w:date="2026-04-20T10:08:16Z">
            <w:r>
              <w:rPr>
                <w:highlight w:val="none"/>
              </w:rPr>
              <w:fldChar w:fldCharType="separate"/>
            </w:r>
          </w:del>
          <w:del w:id="196" w:author="WPS_1704800824" w:date="2026-04-20T10:08:16Z">
            <w:r>
              <w:rPr>
                <w:rFonts w:hint="eastAsia" w:cs="Times New Roman"/>
                <w:highlight w:val="none"/>
                <w:lang w:val="en-US" w:eastAsia="zh-CN"/>
              </w:rPr>
              <w:delText>十五、</w:delText>
            </w:r>
          </w:del>
          <w:del w:id="197" w:author="WPS_1704800824" w:date="2026-04-20T10:08:16Z">
            <w:r>
              <w:rPr>
                <w:rFonts w:hint="default" w:ascii="Times New Roman" w:hAnsi="Times New Roman" w:cs="Times New Roman"/>
                <w:highlight w:val="none"/>
              </w:rPr>
              <w:delText>联系地址与电话</w:delText>
            </w:r>
          </w:del>
          <w:del w:id="198" w:author="WPS_1704800824" w:date="2026-04-20T10:08:16Z">
            <w:r>
              <w:rPr/>
              <w:tab/>
            </w:r>
          </w:del>
          <w:del w:id="199" w:author="WPS_1704800824" w:date="2026-04-20T10:08:16Z">
            <w:r>
              <w:rPr/>
              <w:fldChar w:fldCharType="begin"/>
            </w:r>
          </w:del>
          <w:del w:id="200" w:author="WPS_1704800824" w:date="2026-04-20T10:08:16Z">
            <w:r>
              <w:rPr/>
              <w:delInstrText xml:space="preserve"> PAGEREF _Toc16895 \h </w:delInstrText>
            </w:r>
          </w:del>
          <w:del w:id="201" w:author="WPS_1704800824" w:date="2026-04-20T10:08:16Z">
            <w:r>
              <w:rPr/>
              <w:fldChar w:fldCharType="separate"/>
            </w:r>
          </w:del>
          <w:del w:id="202" w:author="WPS_1704800824" w:date="2026-04-20T10:08:16Z">
            <w:r>
              <w:rPr/>
              <w:delText>27</w:delText>
            </w:r>
          </w:del>
          <w:del w:id="203" w:author="WPS_1704800824" w:date="2026-04-20T10:08:16Z">
            <w:r>
              <w:rPr/>
              <w:fldChar w:fldCharType="end"/>
            </w:r>
          </w:del>
          <w:del w:id="204" w:author="WPS_1704800824" w:date="2026-04-20T10:08:16Z">
            <w:r>
              <w:rPr>
                <w:color w:val="auto"/>
                <w:highlight w:val="none"/>
              </w:rPr>
              <w:fldChar w:fldCharType="end"/>
            </w:r>
          </w:del>
        </w:p>
        <w:p w14:paraId="61563CD7">
          <w:pPr>
            <w:pStyle w:val="23"/>
            <w:tabs>
              <w:tab w:val="right" w:leader="dot" w:pos="8504"/>
              <w:tab w:val="clear" w:pos="840"/>
              <w:tab w:val="clear" w:pos="8494"/>
            </w:tabs>
            <w:rPr>
              <w:del w:id="205" w:author="WPS_1704800824" w:date="2026-04-20T10:08:16Z"/>
            </w:rPr>
          </w:pPr>
          <w:del w:id="206" w:author="WPS_1704800824" w:date="2026-04-20T10:08:16Z">
            <w:r>
              <w:rPr>
                <w:color w:val="auto"/>
                <w:highlight w:val="none"/>
              </w:rPr>
              <w:fldChar w:fldCharType="begin"/>
            </w:r>
          </w:del>
          <w:del w:id="207" w:author="WPS_1704800824" w:date="2026-04-20T10:08:16Z">
            <w:r>
              <w:rPr>
                <w:highlight w:val="none"/>
              </w:rPr>
              <w:delInstrText xml:space="preserve"> HYPERLINK \l _Toc18162 </w:delInstrText>
            </w:r>
          </w:del>
          <w:del w:id="208" w:author="WPS_1704800824" w:date="2026-04-20T10:08:16Z">
            <w:r>
              <w:rPr>
                <w:highlight w:val="none"/>
              </w:rPr>
              <w:fldChar w:fldCharType="separate"/>
            </w:r>
          </w:del>
          <w:del w:id="209" w:author="WPS_1704800824" w:date="2026-04-20T10:08:16Z">
            <w:r>
              <w:rPr>
                <w:rFonts w:hint="eastAsia" w:cs="Times New Roman"/>
                <w:highlight w:val="none"/>
                <w:lang w:val="en-US" w:eastAsia="zh-CN"/>
              </w:rPr>
              <w:delText>十六、</w:delText>
            </w:r>
          </w:del>
          <w:del w:id="210" w:author="WPS_1704800824" w:date="2026-04-20T10:08:16Z">
            <w:r>
              <w:rPr>
                <w:rFonts w:hint="default" w:ascii="Times New Roman" w:hAnsi="Times New Roman" w:cs="Times New Roman"/>
                <w:highlight w:val="none"/>
              </w:rPr>
              <w:delText>电磁兼容</w:delText>
            </w:r>
          </w:del>
          <w:del w:id="211" w:author="WPS_1704800824" w:date="2026-04-20T10:08:16Z">
            <w:r>
              <w:rPr/>
              <w:tab/>
            </w:r>
          </w:del>
          <w:del w:id="212" w:author="WPS_1704800824" w:date="2026-04-20T10:08:16Z">
            <w:r>
              <w:rPr/>
              <w:fldChar w:fldCharType="begin"/>
            </w:r>
          </w:del>
          <w:del w:id="213" w:author="WPS_1704800824" w:date="2026-04-20T10:08:16Z">
            <w:r>
              <w:rPr/>
              <w:delInstrText xml:space="preserve"> PAGEREF _Toc18162 \h </w:delInstrText>
            </w:r>
          </w:del>
          <w:del w:id="214" w:author="WPS_1704800824" w:date="2026-04-20T10:08:16Z">
            <w:r>
              <w:rPr/>
              <w:fldChar w:fldCharType="separate"/>
            </w:r>
          </w:del>
          <w:del w:id="215" w:author="WPS_1704800824" w:date="2026-04-20T10:08:16Z">
            <w:r>
              <w:rPr/>
              <w:delText>27</w:delText>
            </w:r>
          </w:del>
          <w:del w:id="216" w:author="WPS_1704800824" w:date="2026-04-20T10:08:16Z">
            <w:r>
              <w:rPr/>
              <w:fldChar w:fldCharType="end"/>
            </w:r>
          </w:del>
          <w:del w:id="217" w:author="WPS_1704800824" w:date="2026-04-20T10:08:16Z">
            <w:r>
              <w:rPr>
                <w:color w:val="auto"/>
                <w:highlight w:val="none"/>
              </w:rPr>
              <w:fldChar w:fldCharType="end"/>
            </w:r>
          </w:del>
        </w:p>
        <w:p w14:paraId="394170EA">
          <w:pPr>
            <w:pStyle w:val="23"/>
            <w:tabs>
              <w:tab w:val="right" w:leader="dot" w:pos="8504"/>
              <w:tab w:val="clear" w:pos="840"/>
              <w:tab w:val="clear" w:pos="8494"/>
            </w:tabs>
            <w:rPr>
              <w:ins w:id="218" w:author="WPS_1704800824" w:date="2026-04-20T10:08:17Z"/>
            </w:rPr>
          </w:pPr>
          <w:ins w:id="219" w:author="WPS_1704800824" w:date="2026-04-20T10:08:17Z">
            <w:r>
              <w:rPr>
                <w:color w:val="auto"/>
                <w:highlight w:val="none"/>
              </w:rPr>
              <w:fldChar w:fldCharType="begin"/>
            </w:r>
          </w:ins>
          <w:ins w:id="220" w:author="WPS_1704800824" w:date="2026-04-20T10:08:17Z">
            <w:r>
              <w:rPr>
                <w:highlight w:val="none"/>
              </w:rPr>
              <w:instrText xml:space="preserve"> HYPERLINK \l _Toc24137 </w:instrText>
            </w:r>
          </w:ins>
          <w:ins w:id="221" w:author="WPS_1704800824" w:date="2026-04-20T10:08:17Z">
            <w:r>
              <w:rPr>
                <w:highlight w:val="none"/>
              </w:rPr>
              <w:fldChar w:fldCharType="separate"/>
            </w:r>
          </w:ins>
          <w:ins w:id="222" w:author="WPS_1704800824" w:date="2026-04-20T10:08:17Z">
            <w:r>
              <w:rPr>
                <w:rFonts w:hint="default" w:ascii="Times New Roman" w:hAnsi="Times New Roman" w:cs="Times New Roman"/>
                <w:highlight w:val="none"/>
              </w:rPr>
              <w:t>使用本手册</w:t>
            </w:r>
          </w:ins>
          <w:ins w:id="223" w:author="WPS_1704800824" w:date="2026-04-20T10:08:17Z">
            <w:r>
              <w:rPr/>
              <w:tab/>
            </w:r>
          </w:ins>
          <w:ins w:id="224" w:author="WPS_1704800824" w:date="2026-04-20T10:08:17Z">
            <w:r>
              <w:rPr/>
              <w:fldChar w:fldCharType="begin"/>
            </w:r>
          </w:ins>
          <w:ins w:id="225" w:author="WPS_1704800824" w:date="2026-04-20T10:08:17Z">
            <w:r>
              <w:rPr/>
              <w:instrText xml:space="preserve"> PAGEREF _Toc24137 \h </w:instrText>
            </w:r>
          </w:ins>
          <w:ins w:id="226" w:author="WPS_1704800824" w:date="2026-04-20T10:08:17Z">
            <w:r>
              <w:rPr/>
              <w:fldChar w:fldCharType="separate"/>
            </w:r>
          </w:ins>
          <w:ins w:id="227" w:author="WPS_1704800824" w:date="2026-04-20T10:08:17Z">
            <w:r>
              <w:rPr/>
              <w:t>2</w:t>
            </w:r>
          </w:ins>
          <w:ins w:id="228" w:author="WPS_1704800824" w:date="2026-04-20T10:08:17Z">
            <w:r>
              <w:rPr/>
              <w:fldChar w:fldCharType="end"/>
            </w:r>
          </w:ins>
          <w:ins w:id="229" w:author="WPS_1704800824" w:date="2026-04-20T10:08:17Z">
            <w:r>
              <w:rPr>
                <w:color w:val="auto"/>
                <w:highlight w:val="none"/>
              </w:rPr>
              <w:fldChar w:fldCharType="end"/>
            </w:r>
          </w:ins>
        </w:p>
        <w:p w14:paraId="15B53860">
          <w:pPr>
            <w:pStyle w:val="23"/>
            <w:tabs>
              <w:tab w:val="right" w:leader="dot" w:pos="8504"/>
              <w:tab w:val="clear" w:pos="840"/>
              <w:tab w:val="clear" w:pos="8494"/>
            </w:tabs>
            <w:rPr>
              <w:ins w:id="230" w:author="WPS_1704800824" w:date="2026-04-20T10:08:17Z"/>
            </w:rPr>
          </w:pPr>
          <w:ins w:id="231" w:author="WPS_1704800824" w:date="2026-04-20T10:08:17Z">
            <w:r>
              <w:rPr>
                <w:color w:val="auto"/>
                <w:highlight w:val="none"/>
              </w:rPr>
              <w:fldChar w:fldCharType="begin"/>
            </w:r>
          </w:ins>
          <w:ins w:id="232" w:author="WPS_1704800824" w:date="2026-04-20T10:08:17Z">
            <w:r>
              <w:rPr>
                <w:highlight w:val="none"/>
              </w:rPr>
              <w:instrText xml:space="preserve"> HYPERLINK \l _Toc20293 </w:instrText>
            </w:r>
          </w:ins>
          <w:ins w:id="233" w:author="WPS_1704800824" w:date="2026-04-20T10:08:17Z">
            <w:r>
              <w:rPr>
                <w:highlight w:val="none"/>
              </w:rPr>
              <w:fldChar w:fldCharType="separate"/>
            </w:r>
          </w:ins>
          <w:ins w:id="234" w:author="WPS_1704800824" w:date="2026-04-20T10:08:17Z">
            <w:r>
              <w:rPr>
                <w:rFonts w:hint="default" w:ascii="Times New Roman" w:hAnsi="Times New Roman" w:cs="Times New Roman"/>
                <w:highlight w:val="none"/>
              </w:rPr>
              <w:t>一、产品介绍</w:t>
            </w:r>
          </w:ins>
          <w:ins w:id="235" w:author="WPS_1704800824" w:date="2026-04-20T10:08:17Z">
            <w:r>
              <w:rPr/>
              <w:tab/>
            </w:r>
          </w:ins>
          <w:ins w:id="236" w:author="WPS_1704800824" w:date="2026-04-20T10:08:17Z">
            <w:r>
              <w:rPr/>
              <w:fldChar w:fldCharType="begin"/>
            </w:r>
          </w:ins>
          <w:ins w:id="237" w:author="WPS_1704800824" w:date="2026-04-20T10:08:17Z">
            <w:r>
              <w:rPr/>
              <w:instrText xml:space="preserve"> PAGEREF _Toc20293 \h </w:instrText>
            </w:r>
          </w:ins>
          <w:ins w:id="238" w:author="WPS_1704800824" w:date="2026-04-20T10:08:17Z">
            <w:r>
              <w:rPr/>
              <w:fldChar w:fldCharType="separate"/>
            </w:r>
          </w:ins>
          <w:ins w:id="239" w:author="WPS_1704800824" w:date="2026-04-20T10:08:17Z">
            <w:r>
              <w:rPr/>
              <w:t>2</w:t>
            </w:r>
          </w:ins>
          <w:ins w:id="240" w:author="WPS_1704800824" w:date="2026-04-20T10:08:17Z">
            <w:r>
              <w:rPr/>
              <w:fldChar w:fldCharType="end"/>
            </w:r>
          </w:ins>
          <w:ins w:id="241" w:author="WPS_1704800824" w:date="2026-04-20T10:08:17Z">
            <w:r>
              <w:rPr>
                <w:color w:val="auto"/>
                <w:highlight w:val="none"/>
              </w:rPr>
              <w:fldChar w:fldCharType="end"/>
            </w:r>
          </w:ins>
        </w:p>
        <w:p w14:paraId="3BDA9825">
          <w:pPr>
            <w:pStyle w:val="23"/>
            <w:tabs>
              <w:tab w:val="right" w:leader="dot" w:pos="8504"/>
              <w:tab w:val="clear" w:pos="840"/>
              <w:tab w:val="clear" w:pos="8494"/>
            </w:tabs>
            <w:rPr>
              <w:ins w:id="242" w:author="WPS_1704800824" w:date="2026-04-20T10:08:17Z"/>
            </w:rPr>
          </w:pPr>
          <w:ins w:id="243" w:author="WPS_1704800824" w:date="2026-04-20T10:08:17Z">
            <w:r>
              <w:rPr>
                <w:color w:val="auto"/>
                <w:highlight w:val="none"/>
              </w:rPr>
              <w:fldChar w:fldCharType="begin"/>
            </w:r>
          </w:ins>
          <w:ins w:id="244" w:author="WPS_1704800824" w:date="2026-04-20T10:08:17Z">
            <w:r>
              <w:rPr>
                <w:highlight w:val="none"/>
              </w:rPr>
              <w:instrText xml:space="preserve"> HYPERLINK \l _Toc10568 </w:instrText>
            </w:r>
          </w:ins>
          <w:ins w:id="245" w:author="WPS_1704800824" w:date="2026-04-20T10:08:17Z">
            <w:r>
              <w:rPr>
                <w:highlight w:val="none"/>
              </w:rPr>
              <w:fldChar w:fldCharType="separate"/>
            </w:r>
          </w:ins>
          <w:ins w:id="246" w:author="WPS_1704800824" w:date="2026-04-20T10:08:17Z">
            <w:r>
              <w:rPr>
                <w:rFonts w:hint="default" w:ascii="Times New Roman" w:hAnsi="Times New Roman" w:cs="Times New Roman"/>
                <w:highlight w:val="none"/>
              </w:rPr>
              <w:t>二、禁忌症</w:t>
            </w:r>
          </w:ins>
          <w:ins w:id="247" w:author="WPS_1704800824" w:date="2026-04-20T10:08:17Z">
            <w:r>
              <w:rPr/>
              <w:tab/>
            </w:r>
          </w:ins>
          <w:ins w:id="248" w:author="WPS_1704800824" w:date="2026-04-20T10:08:17Z">
            <w:r>
              <w:rPr/>
              <w:fldChar w:fldCharType="begin"/>
            </w:r>
          </w:ins>
          <w:ins w:id="249" w:author="WPS_1704800824" w:date="2026-04-20T10:08:17Z">
            <w:r>
              <w:rPr/>
              <w:instrText xml:space="preserve"> PAGEREF _Toc10568 \h </w:instrText>
            </w:r>
          </w:ins>
          <w:ins w:id="250" w:author="WPS_1704800824" w:date="2026-04-20T10:08:17Z">
            <w:r>
              <w:rPr/>
              <w:fldChar w:fldCharType="separate"/>
            </w:r>
          </w:ins>
          <w:ins w:id="251" w:author="WPS_1704800824" w:date="2026-04-20T10:08:17Z">
            <w:r>
              <w:rPr/>
              <w:t>4</w:t>
            </w:r>
          </w:ins>
          <w:ins w:id="252" w:author="WPS_1704800824" w:date="2026-04-20T10:08:17Z">
            <w:r>
              <w:rPr/>
              <w:fldChar w:fldCharType="end"/>
            </w:r>
          </w:ins>
          <w:ins w:id="253" w:author="WPS_1704800824" w:date="2026-04-20T10:08:17Z">
            <w:r>
              <w:rPr>
                <w:color w:val="auto"/>
                <w:highlight w:val="none"/>
              </w:rPr>
              <w:fldChar w:fldCharType="end"/>
            </w:r>
          </w:ins>
        </w:p>
        <w:p w14:paraId="25BD79D5">
          <w:pPr>
            <w:pStyle w:val="23"/>
            <w:tabs>
              <w:tab w:val="right" w:leader="dot" w:pos="8504"/>
              <w:tab w:val="clear" w:pos="840"/>
              <w:tab w:val="clear" w:pos="8494"/>
            </w:tabs>
            <w:rPr>
              <w:ins w:id="254" w:author="WPS_1704800824" w:date="2026-04-20T10:08:17Z"/>
            </w:rPr>
          </w:pPr>
          <w:ins w:id="255" w:author="WPS_1704800824" w:date="2026-04-20T10:08:17Z">
            <w:r>
              <w:rPr>
                <w:color w:val="auto"/>
                <w:highlight w:val="none"/>
              </w:rPr>
              <w:fldChar w:fldCharType="begin"/>
            </w:r>
          </w:ins>
          <w:ins w:id="256" w:author="WPS_1704800824" w:date="2026-04-20T10:08:17Z">
            <w:r>
              <w:rPr>
                <w:highlight w:val="none"/>
              </w:rPr>
              <w:instrText xml:space="preserve"> HYPERLINK \l _Toc25796 </w:instrText>
            </w:r>
          </w:ins>
          <w:ins w:id="257" w:author="WPS_1704800824" w:date="2026-04-20T10:08:17Z">
            <w:r>
              <w:rPr>
                <w:highlight w:val="none"/>
              </w:rPr>
              <w:fldChar w:fldCharType="separate"/>
            </w:r>
          </w:ins>
          <w:ins w:id="258" w:author="WPS_1704800824" w:date="2026-04-20T10:08:17Z">
            <w:r>
              <w:rPr>
                <w:rFonts w:hint="default" w:ascii="Times New Roman" w:hAnsi="Times New Roman" w:cs="Times New Roman"/>
                <w:highlight w:val="none"/>
              </w:rPr>
              <w:t>三、结构组成</w:t>
            </w:r>
          </w:ins>
          <w:ins w:id="259" w:author="WPS_1704800824" w:date="2026-04-20T10:08:17Z">
            <w:r>
              <w:rPr/>
              <w:tab/>
            </w:r>
          </w:ins>
          <w:ins w:id="260" w:author="WPS_1704800824" w:date="2026-04-20T10:08:17Z">
            <w:r>
              <w:rPr/>
              <w:fldChar w:fldCharType="begin"/>
            </w:r>
          </w:ins>
          <w:ins w:id="261" w:author="WPS_1704800824" w:date="2026-04-20T10:08:17Z">
            <w:r>
              <w:rPr/>
              <w:instrText xml:space="preserve"> PAGEREF _Toc25796 \h </w:instrText>
            </w:r>
          </w:ins>
          <w:ins w:id="262" w:author="WPS_1704800824" w:date="2026-04-20T10:08:17Z">
            <w:r>
              <w:rPr/>
              <w:fldChar w:fldCharType="separate"/>
            </w:r>
          </w:ins>
          <w:ins w:id="263" w:author="WPS_1704800824" w:date="2026-04-20T10:08:17Z">
            <w:r>
              <w:rPr/>
              <w:t>5</w:t>
            </w:r>
          </w:ins>
          <w:ins w:id="264" w:author="WPS_1704800824" w:date="2026-04-20T10:08:17Z">
            <w:r>
              <w:rPr/>
              <w:fldChar w:fldCharType="end"/>
            </w:r>
          </w:ins>
          <w:ins w:id="265" w:author="WPS_1704800824" w:date="2026-04-20T10:08:17Z">
            <w:r>
              <w:rPr>
                <w:color w:val="auto"/>
                <w:highlight w:val="none"/>
              </w:rPr>
              <w:fldChar w:fldCharType="end"/>
            </w:r>
          </w:ins>
        </w:p>
        <w:p w14:paraId="18EC7B04">
          <w:pPr>
            <w:pStyle w:val="23"/>
            <w:tabs>
              <w:tab w:val="right" w:leader="dot" w:pos="8504"/>
              <w:tab w:val="clear" w:pos="840"/>
              <w:tab w:val="clear" w:pos="8494"/>
            </w:tabs>
            <w:rPr>
              <w:ins w:id="266" w:author="WPS_1704800824" w:date="2026-04-20T10:08:17Z"/>
            </w:rPr>
          </w:pPr>
          <w:ins w:id="267" w:author="WPS_1704800824" w:date="2026-04-20T10:08:17Z">
            <w:r>
              <w:rPr>
                <w:color w:val="auto"/>
                <w:highlight w:val="none"/>
              </w:rPr>
              <w:fldChar w:fldCharType="begin"/>
            </w:r>
          </w:ins>
          <w:ins w:id="268" w:author="WPS_1704800824" w:date="2026-04-20T10:08:17Z">
            <w:r>
              <w:rPr>
                <w:highlight w:val="none"/>
              </w:rPr>
              <w:instrText xml:space="preserve"> HYPERLINK \l _Toc9334 </w:instrText>
            </w:r>
          </w:ins>
          <w:ins w:id="269" w:author="WPS_1704800824" w:date="2026-04-20T10:08:17Z">
            <w:r>
              <w:rPr>
                <w:highlight w:val="none"/>
              </w:rPr>
              <w:fldChar w:fldCharType="separate"/>
            </w:r>
          </w:ins>
          <w:ins w:id="270" w:author="WPS_1704800824" w:date="2026-04-20T10:08:17Z">
            <w:r>
              <w:rPr>
                <w:rFonts w:hint="eastAsia" w:ascii="Times New Roman" w:hAnsi="Times New Roman" w:cs="Times New Roman"/>
                <w:highlight w:val="none"/>
                <w:lang w:val="en-US" w:eastAsia="zh-CN"/>
              </w:rPr>
              <w:t>四、</w:t>
            </w:r>
          </w:ins>
          <w:ins w:id="271" w:author="WPS_1704800824" w:date="2026-04-20T10:08:17Z">
            <w:r>
              <w:rPr>
                <w:rFonts w:hint="default" w:ascii="Times New Roman" w:hAnsi="Times New Roman" w:cs="Times New Roman"/>
                <w:highlight w:val="none"/>
              </w:rPr>
              <w:t>使用步骤</w:t>
            </w:r>
          </w:ins>
          <w:ins w:id="272" w:author="WPS_1704800824" w:date="2026-04-20T10:08:17Z">
            <w:r>
              <w:rPr/>
              <w:tab/>
            </w:r>
          </w:ins>
          <w:ins w:id="273" w:author="WPS_1704800824" w:date="2026-04-20T10:08:17Z">
            <w:r>
              <w:rPr/>
              <w:fldChar w:fldCharType="begin"/>
            </w:r>
          </w:ins>
          <w:ins w:id="274" w:author="WPS_1704800824" w:date="2026-04-20T10:08:17Z">
            <w:r>
              <w:rPr/>
              <w:instrText xml:space="preserve"> PAGEREF _Toc9334 \h </w:instrText>
            </w:r>
          </w:ins>
          <w:ins w:id="275" w:author="WPS_1704800824" w:date="2026-04-20T10:08:17Z">
            <w:r>
              <w:rPr/>
              <w:fldChar w:fldCharType="separate"/>
            </w:r>
          </w:ins>
          <w:ins w:id="276" w:author="WPS_1704800824" w:date="2026-04-20T10:08:17Z">
            <w:r>
              <w:rPr/>
              <w:t>7</w:t>
            </w:r>
          </w:ins>
          <w:ins w:id="277" w:author="WPS_1704800824" w:date="2026-04-20T10:08:17Z">
            <w:r>
              <w:rPr/>
              <w:fldChar w:fldCharType="end"/>
            </w:r>
          </w:ins>
          <w:ins w:id="278" w:author="WPS_1704800824" w:date="2026-04-20T10:08:17Z">
            <w:r>
              <w:rPr>
                <w:color w:val="auto"/>
                <w:highlight w:val="none"/>
              </w:rPr>
              <w:fldChar w:fldCharType="end"/>
            </w:r>
          </w:ins>
        </w:p>
        <w:p w14:paraId="575729E9">
          <w:pPr>
            <w:pStyle w:val="23"/>
            <w:tabs>
              <w:tab w:val="right" w:leader="dot" w:pos="8504"/>
              <w:tab w:val="clear" w:pos="840"/>
              <w:tab w:val="clear" w:pos="8494"/>
            </w:tabs>
            <w:rPr>
              <w:ins w:id="279" w:author="WPS_1704800824" w:date="2026-04-20T10:08:17Z"/>
            </w:rPr>
          </w:pPr>
          <w:ins w:id="280" w:author="WPS_1704800824" w:date="2026-04-20T10:08:17Z">
            <w:r>
              <w:rPr>
                <w:color w:val="auto"/>
                <w:highlight w:val="none"/>
              </w:rPr>
              <w:fldChar w:fldCharType="begin"/>
            </w:r>
          </w:ins>
          <w:ins w:id="281" w:author="WPS_1704800824" w:date="2026-04-20T10:08:17Z">
            <w:r>
              <w:rPr>
                <w:highlight w:val="none"/>
              </w:rPr>
              <w:instrText xml:space="preserve"> HYPERLINK \l _Toc25315 </w:instrText>
            </w:r>
          </w:ins>
          <w:ins w:id="282" w:author="WPS_1704800824" w:date="2026-04-20T10:08:17Z">
            <w:r>
              <w:rPr>
                <w:highlight w:val="none"/>
              </w:rPr>
              <w:fldChar w:fldCharType="separate"/>
            </w:r>
          </w:ins>
          <w:ins w:id="283" w:author="WPS_1704800824" w:date="2026-04-20T10:08:17Z">
            <w:r>
              <w:rPr>
                <w:rFonts w:hint="eastAsia" w:cs="Times New Roman"/>
                <w:highlight w:val="none"/>
                <w:lang w:val="en-US" w:eastAsia="zh-CN"/>
              </w:rPr>
              <w:t>五、</w:t>
            </w:r>
          </w:ins>
          <w:ins w:id="284" w:author="WPS_1704800824" w:date="2026-04-20T10:08:17Z">
            <w:r>
              <w:rPr>
                <w:rFonts w:hint="eastAsia" w:ascii="Times New Roman" w:hAnsi="Times New Roman" w:cs="Times New Roman"/>
                <w:highlight w:val="none"/>
                <w:lang w:val="en-US" w:eastAsia="zh-CN"/>
              </w:rPr>
              <w:t>功能介绍</w:t>
            </w:r>
          </w:ins>
          <w:ins w:id="285" w:author="WPS_1704800824" w:date="2026-04-20T10:08:17Z">
            <w:r>
              <w:rPr/>
              <w:tab/>
            </w:r>
          </w:ins>
          <w:ins w:id="286" w:author="WPS_1704800824" w:date="2026-04-20T10:08:17Z">
            <w:r>
              <w:rPr/>
              <w:fldChar w:fldCharType="begin"/>
            </w:r>
          </w:ins>
          <w:ins w:id="287" w:author="WPS_1704800824" w:date="2026-04-20T10:08:17Z">
            <w:r>
              <w:rPr/>
              <w:instrText xml:space="preserve"> PAGEREF _Toc25315 \h </w:instrText>
            </w:r>
          </w:ins>
          <w:ins w:id="288" w:author="WPS_1704800824" w:date="2026-04-20T10:08:17Z">
            <w:r>
              <w:rPr/>
              <w:fldChar w:fldCharType="separate"/>
            </w:r>
          </w:ins>
          <w:ins w:id="289" w:author="WPS_1704800824" w:date="2026-04-20T10:08:17Z">
            <w:r>
              <w:rPr/>
              <w:t>10</w:t>
            </w:r>
          </w:ins>
          <w:ins w:id="290" w:author="WPS_1704800824" w:date="2026-04-20T10:08:17Z">
            <w:r>
              <w:rPr/>
              <w:fldChar w:fldCharType="end"/>
            </w:r>
          </w:ins>
          <w:ins w:id="291" w:author="WPS_1704800824" w:date="2026-04-20T10:08:17Z">
            <w:r>
              <w:rPr>
                <w:color w:val="auto"/>
                <w:highlight w:val="none"/>
              </w:rPr>
              <w:fldChar w:fldCharType="end"/>
            </w:r>
          </w:ins>
        </w:p>
        <w:p w14:paraId="6099BB95">
          <w:pPr>
            <w:pStyle w:val="23"/>
            <w:tabs>
              <w:tab w:val="right" w:leader="dot" w:pos="8504"/>
              <w:tab w:val="clear" w:pos="840"/>
              <w:tab w:val="clear" w:pos="8494"/>
            </w:tabs>
            <w:rPr>
              <w:ins w:id="292" w:author="WPS_1704800824" w:date="2026-04-20T10:08:17Z"/>
            </w:rPr>
          </w:pPr>
          <w:ins w:id="293" w:author="WPS_1704800824" w:date="2026-04-20T10:08:17Z">
            <w:r>
              <w:rPr>
                <w:color w:val="auto"/>
                <w:highlight w:val="none"/>
              </w:rPr>
              <w:fldChar w:fldCharType="begin"/>
            </w:r>
          </w:ins>
          <w:ins w:id="294" w:author="WPS_1704800824" w:date="2026-04-20T10:08:17Z">
            <w:r>
              <w:rPr>
                <w:highlight w:val="none"/>
              </w:rPr>
              <w:instrText xml:space="preserve"> HYPERLINK \l _Toc29506 </w:instrText>
            </w:r>
          </w:ins>
          <w:ins w:id="295" w:author="WPS_1704800824" w:date="2026-04-20T10:08:17Z">
            <w:r>
              <w:rPr>
                <w:highlight w:val="none"/>
              </w:rPr>
              <w:fldChar w:fldCharType="separate"/>
            </w:r>
          </w:ins>
          <w:ins w:id="296" w:author="WPS_1704800824" w:date="2026-04-20T10:08:17Z">
            <w:r>
              <w:rPr>
                <w:rFonts w:hint="eastAsia" w:cs="Times New Roman"/>
                <w:highlight w:val="none"/>
                <w:lang w:val="en-US" w:eastAsia="zh-CN"/>
              </w:rPr>
              <w:t>六、</w:t>
            </w:r>
          </w:ins>
          <w:ins w:id="297" w:author="WPS_1704800824" w:date="2026-04-20T10:08:17Z">
            <w:r>
              <w:rPr>
                <w:rFonts w:hint="default" w:ascii="Times New Roman" w:hAnsi="Times New Roman" w:cs="Times New Roman"/>
                <w:highlight w:val="none"/>
              </w:rPr>
              <w:t>清洁和保养</w:t>
            </w:r>
          </w:ins>
          <w:ins w:id="298" w:author="WPS_1704800824" w:date="2026-04-20T10:08:17Z">
            <w:r>
              <w:rPr/>
              <w:tab/>
            </w:r>
          </w:ins>
          <w:ins w:id="299" w:author="WPS_1704800824" w:date="2026-04-20T10:08:17Z">
            <w:r>
              <w:rPr/>
              <w:fldChar w:fldCharType="begin"/>
            </w:r>
          </w:ins>
          <w:ins w:id="300" w:author="WPS_1704800824" w:date="2026-04-20T10:08:17Z">
            <w:r>
              <w:rPr/>
              <w:instrText xml:space="preserve"> PAGEREF _Toc29506 \h </w:instrText>
            </w:r>
          </w:ins>
          <w:ins w:id="301" w:author="WPS_1704800824" w:date="2026-04-20T10:08:17Z">
            <w:r>
              <w:rPr/>
              <w:fldChar w:fldCharType="separate"/>
            </w:r>
          </w:ins>
          <w:ins w:id="302" w:author="WPS_1704800824" w:date="2026-04-20T10:08:17Z">
            <w:r>
              <w:rPr/>
              <w:t>15</w:t>
            </w:r>
          </w:ins>
          <w:ins w:id="303" w:author="WPS_1704800824" w:date="2026-04-20T10:08:17Z">
            <w:r>
              <w:rPr/>
              <w:fldChar w:fldCharType="end"/>
            </w:r>
          </w:ins>
          <w:ins w:id="304" w:author="WPS_1704800824" w:date="2026-04-20T10:08:17Z">
            <w:r>
              <w:rPr>
                <w:color w:val="auto"/>
                <w:highlight w:val="none"/>
              </w:rPr>
              <w:fldChar w:fldCharType="end"/>
            </w:r>
          </w:ins>
        </w:p>
        <w:p w14:paraId="21493BF7">
          <w:pPr>
            <w:pStyle w:val="23"/>
            <w:tabs>
              <w:tab w:val="right" w:leader="dot" w:pos="8504"/>
              <w:tab w:val="clear" w:pos="840"/>
              <w:tab w:val="clear" w:pos="8494"/>
            </w:tabs>
            <w:rPr>
              <w:ins w:id="305" w:author="WPS_1704800824" w:date="2026-04-20T10:08:17Z"/>
            </w:rPr>
          </w:pPr>
          <w:ins w:id="306" w:author="WPS_1704800824" w:date="2026-04-20T10:08:17Z">
            <w:r>
              <w:rPr>
                <w:color w:val="auto"/>
                <w:highlight w:val="none"/>
              </w:rPr>
              <w:fldChar w:fldCharType="begin"/>
            </w:r>
          </w:ins>
          <w:ins w:id="307" w:author="WPS_1704800824" w:date="2026-04-20T10:08:17Z">
            <w:r>
              <w:rPr>
                <w:highlight w:val="none"/>
              </w:rPr>
              <w:instrText xml:space="preserve"> HYPERLINK \l _Toc21155 </w:instrText>
            </w:r>
          </w:ins>
          <w:ins w:id="308" w:author="WPS_1704800824" w:date="2026-04-20T10:08:17Z">
            <w:r>
              <w:rPr>
                <w:highlight w:val="none"/>
              </w:rPr>
              <w:fldChar w:fldCharType="separate"/>
            </w:r>
          </w:ins>
          <w:ins w:id="309" w:author="WPS_1704800824" w:date="2026-04-20T10:08:17Z">
            <w:r>
              <w:rPr>
                <w:rFonts w:hint="eastAsia" w:cs="Times New Roman"/>
                <w:highlight w:val="none"/>
                <w:lang w:val="en-US" w:eastAsia="zh-CN"/>
              </w:rPr>
              <w:t>七、</w:t>
            </w:r>
          </w:ins>
          <w:ins w:id="310" w:author="WPS_1704800824" w:date="2026-04-20T10:08:17Z">
            <w:r>
              <w:rPr>
                <w:rFonts w:hint="default" w:ascii="Times New Roman" w:hAnsi="Times New Roman" w:cs="Times New Roman"/>
                <w:highlight w:val="none"/>
              </w:rPr>
              <w:t>携带呼吸机旅行</w:t>
            </w:r>
          </w:ins>
          <w:ins w:id="311" w:author="WPS_1704800824" w:date="2026-04-20T10:08:17Z">
            <w:r>
              <w:rPr/>
              <w:tab/>
            </w:r>
          </w:ins>
          <w:ins w:id="312" w:author="WPS_1704800824" w:date="2026-04-20T10:08:17Z">
            <w:r>
              <w:rPr/>
              <w:fldChar w:fldCharType="begin"/>
            </w:r>
          </w:ins>
          <w:ins w:id="313" w:author="WPS_1704800824" w:date="2026-04-20T10:08:17Z">
            <w:r>
              <w:rPr/>
              <w:instrText xml:space="preserve"> PAGEREF _Toc21155 \h </w:instrText>
            </w:r>
          </w:ins>
          <w:ins w:id="314" w:author="WPS_1704800824" w:date="2026-04-20T10:08:17Z">
            <w:r>
              <w:rPr/>
              <w:fldChar w:fldCharType="separate"/>
            </w:r>
          </w:ins>
          <w:ins w:id="315" w:author="WPS_1704800824" w:date="2026-04-20T10:08:17Z">
            <w:r>
              <w:rPr/>
              <w:t>17</w:t>
            </w:r>
          </w:ins>
          <w:ins w:id="316" w:author="WPS_1704800824" w:date="2026-04-20T10:08:17Z">
            <w:r>
              <w:rPr/>
              <w:fldChar w:fldCharType="end"/>
            </w:r>
          </w:ins>
          <w:ins w:id="317" w:author="WPS_1704800824" w:date="2026-04-20T10:08:17Z">
            <w:r>
              <w:rPr>
                <w:color w:val="auto"/>
                <w:highlight w:val="none"/>
              </w:rPr>
              <w:fldChar w:fldCharType="end"/>
            </w:r>
          </w:ins>
        </w:p>
        <w:p w14:paraId="07490F83">
          <w:pPr>
            <w:pStyle w:val="23"/>
            <w:tabs>
              <w:tab w:val="right" w:leader="dot" w:pos="8504"/>
              <w:tab w:val="clear" w:pos="840"/>
              <w:tab w:val="clear" w:pos="8494"/>
            </w:tabs>
            <w:rPr>
              <w:ins w:id="318" w:author="WPS_1704800824" w:date="2026-04-20T10:08:17Z"/>
            </w:rPr>
          </w:pPr>
          <w:ins w:id="319" w:author="WPS_1704800824" w:date="2026-04-20T10:08:17Z">
            <w:r>
              <w:rPr>
                <w:color w:val="auto"/>
                <w:highlight w:val="none"/>
              </w:rPr>
              <w:fldChar w:fldCharType="begin"/>
            </w:r>
          </w:ins>
          <w:ins w:id="320" w:author="WPS_1704800824" w:date="2026-04-20T10:08:17Z">
            <w:r>
              <w:rPr>
                <w:highlight w:val="none"/>
              </w:rPr>
              <w:instrText xml:space="preserve"> HYPERLINK \l _Toc26806 </w:instrText>
            </w:r>
          </w:ins>
          <w:ins w:id="321" w:author="WPS_1704800824" w:date="2026-04-20T10:08:17Z">
            <w:r>
              <w:rPr>
                <w:highlight w:val="none"/>
              </w:rPr>
              <w:fldChar w:fldCharType="separate"/>
            </w:r>
          </w:ins>
          <w:ins w:id="322" w:author="WPS_1704800824" w:date="2026-04-20T10:08:17Z">
            <w:r>
              <w:rPr>
                <w:rFonts w:hint="eastAsia" w:cs="Times New Roman"/>
                <w:highlight w:val="none"/>
                <w:lang w:val="en-US" w:eastAsia="zh-CN"/>
              </w:rPr>
              <w:t>八、</w:t>
            </w:r>
          </w:ins>
          <w:ins w:id="323" w:author="WPS_1704800824" w:date="2026-04-20T10:08:17Z">
            <w:r>
              <w:rPr>
                <w:rFonts w:hint="default" w:ascii="Times New Roman" w:hAnsi="Times New Roman" w:cs="Times New Roman"/>
                <w:highlight w:val="none"/>
              </w:rPr>
              <w:t>交给另一位患者使用</w:t>
            </w:r>
          </w:ins>
          <w:ins w:id="324" w:author="WPS_1704800824" w:date="2026-04-20T10:08:17Z">
            <w:r>
              <w:rPr/>
              <w:tab/>
            </w:r>
          </w:ins>
          <w:ins w:id="325" w:author="WPS_1704800824" w:date="2026-04-20T10:08:17Z">
            <w:r>
              <w:rPr/>
              <w:fldChar w:fldCharType="begin"/>
            </w:r>
          </w:ins>
          <w:ins w:id="326" w:author="WPS_1704800824" w:date="2026-04-20T10:08:17Z">
            <w:r>
              <w:rPr/>
              <w:instrText xml:space="preserve"> PAGEREF _Toc26806 \h </w:instrText>
            </w:r>
          </w:ins>
          <w:ins w:id="327" w:author="WPS_1704800824" w:date="2026-04-20T10:08:17Z">
            <w:r>
              <w:rPr/>
              <w:fldChar w:fldCharType="separate"/>
            </w:r>
          </w:ins>
          <w:ins w:id="328" w:author="WPS_1704800824" w:date="2026-04-20T10:08:17Z">
            <w:r>
              <w:rPr/>
              <w:t>17</w:t>
            </w:r>
          </w:ins>
          <w:ins w:id="329" w:author="WPS_1704800824" w:date="2026-04-20T10:08:17Z">
            <w:r>
              <w:rPr/>
              <w:fldChar w:fldCharType="end"/>
            </w:r>
          </w:ins>
          <w:ins w:id="330" w:author="WPS_1704800824" w:date="2026-04-20T10:08:17Z">
            <w:r>
              <w:rPr>
                <w:color w:val="auto"/>
                <w:highlight w:val="none"/>
              </w:rPr>
              <w:fldChar w:fldCharType="end"/>
            </w:r>
          </w:ins>
        </w:p>
        <w:p w14:paraId="5309CDDD">
          <w:pPr>
            <w:pStyle w:val="23"/>
            <w:tabs>
              <w:tab w:val="right" w:leader="dot" w:pos="8504"/>
              <w:tab w:val="clear" w:pos="840"/>
              <w:tab w:val="clear" w:pos="8494"/>
            </w:tabs>
            <w:rPr>
              <w:ins w:id="331" w:author="WPS_1704800824" w:date="2026-04-20T10:08:17Z"/>
            </w:rPr>
          </w:pPr>
          <w:ins w:id="332" w:author="WPS_1704800824" w:date="2026-04-20T10:08:17Z">
            <w:r>
              <w:rPr>
                <w:color w:val="auto"/>
                <w:highlight w:val="none"/>
              </w:rPr>
              <w:fldChar w:fldCharType="begin"/>
            </w:r>
          </w:ins>
          <w:ins w:id="333" w:author="WPS_1704800824" w:date="2026-04-20T10:08:17Z">
            <w:r>
              <w:rPr>
                <w:highlight w:val="none"/>
              </w:rPr>
              <w:instrText xml:space="preserve"> HYPERLINK \l _Toc6344 </w:instrText>
            </w:r>
          </w:ins>
          <w:ins w:id="334" w:author="WPS_1704800824" w:date="2026-04-20T10:08:17Z">
            <w:r>
              <w:rPr>
                <w:highlight w:val="none"/>
              </w:rPr>
              <w:fldChar w:fldCharType="separate"/>
            </w:r>
          </w:ins>
          <w:ins w:id="335" w:author="WPS_1704800824" w:date="2026-04-20T10:08:17Z">
            <w:r>
              <w:rPr>
                <w:rFonts w:hint="eastAsia" w:cs="Times New Roman"/>
                <w:highlight w:val="none"/>
                <w:lang w:val="en-US" w:eastAsia="zh-CN"/>
              </w:rPr>
              <w:t>九、</w:t>
            </w:r>
          </w:ins>
          <w:ins w:id="336" w:author="WPS_1704800824" w:date="2026-04-20T10:08:17Z">
            <w:r>
              <w:rPr>
                <w:rFonts w:hint="default" w:ascii="Times New Roman" w:hAnsi="Times New Roman" w:cs="Times New Roman"/>
                <w:highlight w:val="none"/>
              </w:rPr>
              <w:t>故障排除</w:t>
            </w:r>
          </w:ins>
          <w:ins w:id="337" w:author="WPS_1704800824" w:date="2026-04-20T10:08:17Z">
            <w:r>
              <w:rPr/>
              <w:tab/>
            </w:r>
          </w:ins>
          <w:ins w:id="338" w:author="WPS_1704800824" w:date="2026-04-20T10:08:17Z">
            <w:r>
              <w:rPr/>
              <w:fldChar w:fldCharType="begin"/>
            </w:r>
          </w:ins>
          <w:ins w:id="339" w:author="WPS_1704800824" w:date="2026-04-20T10:08:17Z">
            <w:r>
              <w:rPr/>
              <w:instrText xml:space="preserve"> PAGEREF _Toc6344 \h </w:instrText>
            </w:r>
          </w:ins>
          <w:ins w:id="340" w:author="WPS_1704800824" w:date="2026-04-20T10:08:17Z">
            <w:r>
              <w:rPr/>
              <w:fldChar w:fldCharType="separate"/>
            </w:r>
          </w:ins>
          <w:ins w:id="341" w:author="WPS_1704800824" w:date="2026-04-20T10:08:17Z">
            <w:r>
              <w:rPr/>
              <w:t>17</w:t>
            </w:r>
          </w:ins>
          <w:ins w:id="342" w:author="WPS_1704800824" w:date="2026-04-20T10:08:17Z">
            <w:r>
              <w:rPr/>
              <w:fldChar w:fldCharType="end"/>
            </w:r>
          </w:ins>
          <w:ins w:id="343" w:author="WPS_1704800824" w:date="2026-04-20T10:08:17Z">
            <w:r>
              <w:rPr>
                <w:color w:val="auto"/>
                <w:highlight w:val="none"/>
              </w:rPr>
              <w:fldChar w:fldCharType="end"/>
            </w:r>
          </w:ins>
        </w:p>
        <w:p w14:paraId="7A2A83D7">
          <w:pPr>
            <w:pStyle w:val="23"/>
            <w:tabs>
              <w:tab w:val="right" w:leader="dot" w:pos="8504"/>
              <w:tab w:val="clear" w:pos="840"/>
              <w:tab w:val="clear" w:pos="8494"/>
            </w:tabs>
            <w:rPr>
              <w:ins w:id="344" w:author="WPS_1704800824" w:date="2026-04-20T10:08:17Z"/>
            </w:rPr>
          </w:pPr>
          <w:ins w:id="345" w:author="WPS_1704800824" w:date="2026-04-20T10:08:17Z">
            <w:r>
              <w:rPr>
                <w:color w:val="auto"/>
                <w:highlight w:val="none"/>
              </w:rPr>
              <w:fldChar w:fldCharType="begin"/>
            </w:r>
          </w:ins>
          <w:ins w:id="346" w:author="WPS_1704800824" w:date="2026-04-20T10:08:17Z">
            <w:r>
              <w:rPr>
                <w:highlight w:val="none"/>
              </w:rPr>
              <w:instrText xml:space="preserve"> HYPERLINK \l _Toc17634 </w:instrText>
            </w:r>
          </w:ins>
          <w:ins w:id="347" w:author="WPS_1704800824" w:date="2026-04-20T10:08:17Z">
            <w:r>
              <w:rPr>
                <w:highlight w:val="none"/>
              </w:rPr>
              <w:fldChar w:fldCharType="separate"/>
            </w:r>
          </w:ins>
          <w:ins w:id="348" w:author="WPS_1704800824" w:date="2026-04-20T10:08:17Z">
            <w:r>
              <w:rPr>
                <w:rFonts w:hint="eastAsia" w:cs="Times New Roman"/>
                <w:highlight w:val="none"/>
                <w:lang w:val="en-US" w:eastAsia="zh-CN"/>
              </w:rPr>
              <w:t>十、</w:t>
            </w:r>
          </w:ins>
          <w:ins w:id="349" w:author="WPS_1704800824" w:date="2026-04-20T10:08:17Z">
            <w:r>
              <w:rPr>
                <w:rFonts w:hint="default" w:ascii="Times New Roman" w:hAnsi="Times New Roman" w:cs="Times New Roman"/>
                <w:highlight w:val="none"/>
              </w:rPr>
              <w:t>安全使用原则</w:t>
            </w:r>
          </w:ins>
          <w:ins w:id="350" w:author="WPS_1704800824" w:date="2026-04-20T10:08:17Z">
            <w:r>
              <w:rPr/>
              <w:tab/>
            </w:r>
          </w:ins>
          <w:ins w:id="351" w:author="WPS_1704800824" w:date="2026-04-20T10:08:17Z">
            <w:r>
              <w:rPr/>
              <w:fldChar w:fldCharType="begin"/>
            </w:r>
          </w:ins>
          <w:ins w:id="352" w:author="WPS_1704800824" w:date="2026-04-20T10:08:17Z">
            <w:r>
              <w:rPr/>
              <w:instrText xml:space="preserve"> PAGEREF _Toc17634 \h </w:instrText>
            </w:r>
          </w:ins>
          <w:ins w:id="353" w:author="WPS_1704800824" w:date="2026-04-20T10:08:17Z">
            <w:r>
              <w:rPr/>
              <w:fldChar w:fldCharType="separate"/>
            </w:r>
          </w:ins>
          <w:ins w:id="354" w:author="WPS_1704800824" w:date="2026-04-20T10:08:17Z">
            <w:r>
              <w:rPr/>
              <w:t>19</w:t>
            </w:r>
          </w:ins>
          <w:ins w:id="355" w:author="WPS_1704800824" w:date="2026-04-20T10:08:17Z">
            <w:r>
              <w:rPr/>
              <w:fldChar w:fldCharType="end"/>
            </w:r>
          </w:ins>
          <w:ins w:id="356" w:author="WPS_1704800824" w:date="2026-04-20T10:08:17Z">
            <w:r>
              <w:rPr>
                <w:color w:val="auto"/>
                <w:highlight w:val="none"/>
              </w:rPr>
              <w:fldChar w:fldCharType="end"/>
            </w:r>
          </w:ins>
        </w:p>
        <w:p w14:paraId="5B16A21C">
          <w:pPr>
            <w:pStyle w:val="23"/>
            <w:tabs>
              <w:tab w:val="right" w:leader="dot" w:pos="8504"/>
              <w:tab w:val="clear" w:pos="840"/>
              <w:tab w:val="clear" w:pos="8494"/>
            </w:tabs>
            <w:rPr>
              <w:ins w:id="357" w:author="WPS_1704800824" w:date="2026-04-20T10:08:17Z"/>
            </w:rPr>
          </w:pPr>
          <w:ins w:id="358" w:author="WPS_1704800824" w:date="2026-04-20T10:08:17Z">
            <w:r>
              <w:rPr>
                <w:color w:val="auto"/>
                <w:highlight w:val="none"/>
              </w:rPr>
              <w:fldChar w:fldCharType="begin"/>
            </w:r>
          </w:ins>
          <w:ins w:id="359" w:author="WPS_1704800824" w:date="2026-04-20T10:08:17Z">
            <w:r>
              <w:rPr>
                <w:highlight w:val="none"/>
              </w:rPr>
              <w:instrText xml:space="preserve"> HYPERLINK \l _Toc4632 </w:instrText>
            </w:r>
          </w:ins>
          <w:ins w:id="360" w:author="WPS_1704800824" w:date="2026-04-20T10:08:17Z">
            <w:r>
              <w:rPr>
                <w:highlight w:val="none"/>
              </w:rPr>
              <w:fldChar w:fldCharType="separate"/>
            </w:r>
          </w:ins>
          <w:ins w:id="361" w:author="WPS_1704800824" w:date="2026-04-20T10:08:17Z">
            <w:r>
              <w:rPr>
                <w:rFonts w:hint="eastAsia" w:cs="Times New Roman"/>
                <w:highlight w:val="none"/>
                <w:lang w:val="en-US" w:eastAsia="zh-CN"/>
              </w:rPr>
              <w:t>十一、</w:t>
            </w:r>
          </w:ins>
          <w:ins w:id="362" w:author="WPS_1704800824" w:date="2026-04-20T10:08:17Z">
            <w:r>
              <w:rPr>
                <w:rFonts w:hint="default" w:ascii="Times New Roman" w:hAnsi="Times New Roman" w:cs="Times New Roman"/>
                <w:highlight w:val="none"/>
              </w:rPr>
              <w:t>产品性能</w:t>
            </w:r>
          </w:ins>
          <w:ins w:id="363" w:author="WPS_1704800824" w:date="2026-04-20T10:08:17Z">
            <w:r>
              <w:rPr/>
              <w:tab/>
            </w:r>
          </w:ins>
          <w:ins w:id="364" w:author="WPS_1704800824" w:date="2026-04-20T10:08:17Z">
            <w:r>
              <w:rPr/>
              <w:fldChar w:fldCharType="begin"/>
            </w:r>
          </w:ins>
          <w:ins w:id="365" w:author="WPS_1704800824" w:date="2026-04-20T10:08:17Z">
            <w:r>
              <w:rPr/>
              <w:instrText xml:space="preserve"> PAGEREF _Toc4632 \h </w:instrText>
            </w:r>
          </w:ins>
          <w:ins w:id="366" w:author="WPS_1704800824" w:date="2026-04-20T10:08:17Z">
            <w:r>
              <w:rPr/>
              <w:fldChar w:fldCharType="separate"/>
            </w:r>
          </w:ins>
          <w:ins w:id="367" w:author="WPS_1704800824" w:date="2026-04-20T10:08:17Z">
            <w:r>
              <w:rPr/>
              <w:t>20</w:t>
            </w:r>
          </w:ins>
          <w:ins w:id="368" w:author="WPS_1704800824" w:date="2026-04-20T10:08:17Z">
            <w:r>
              <w:rPr/>
              <w:fldChar w:fldCharType="end"/>
            </w:r>
          </w:ins>
          <w:ins w:id="369" w:author="WPS_1704800824" w:date="2026-04-20T10:08:17Z">
            <w:r>
              <w:rPr>
                <w:color w:val="auto"/>
                <w:highlight w:val="none"/>
              </w:rPr>
              <w:fldChar w:fldCharType="end"/>
            </w:r>
          </w:ins>
        </w:p>
        <w:p w14:paraId="599213AB">
          <w:pPr>
            <w:pStyle w:val="23"/>
            <w:tabs>
              <w:tab w:val="right" w:leader="dot" w:pos="8504"/>
              <w:tab w:val="clear" w:pos="840"/>
              <w:tab w:val="clear" w:pos="8494"/>
            </w:tabs>
            <w:rPr>
              <w:ins w:id="370" w:author="WPS_1704800824" w:date="2026-04-20T10:08:17Z"/>
            </w:rPr>
          </w:pPr>
          <w:ins w:id="371" w:author="WPS_1704800824" w:date="2026-04-20T10:08:17Z">
            <w:r>
              <w:rPr>
                <w:color w:val="auto"/>
                <w:highlight w:val="none"/>
              </w:rPr>
              <w:fldChar w:fldCharType="begin"/>
            </w:r>
          </w:ins>
          <w:ins w:id="372" w:author="WPS_1704800824" w:date="2026-04-20T10:08:17Z">
            <w:r>
              <w:rPr>
                <w:highlight w:val="none"/>
              </w:rPr>
              <w:instrText xml:space="preserve"> HYPERLINK \l _Toc25243 </w:instrText>
            </w:r>
          </w:ins>
          <w:ins w:id="373" w:author="WPS_1704800824" w:date="2026-04-20T10:08:17Z">
            <w:r>
              <w:rPr>
                <w:highlight w:val="none"/>
              </w:rPr>
              <w:fldChar w:fldCharType="separate"/>
            </w:r>
          </w:ins>
          <w:ins w:id="374" w:author="WPS_1704800824" w:date="2026-04-20T10:08:17Z">
            <w:r>
              <w:rPr>
                <w:rFonts w:hint="eastAsia" w:cs="Times New Roman"/>
                <w:highlight w:val="none"/>
                <w:lang w:val="en-US" w:eastAsia="zh-CN"/>
              </w:rPr>
              <w:t>十二、</w:t>
            </w:r>
          </w:ins>
          <w:ins w:id="375" w:author="WPS_1704800824" w:date="2026-04-20T10:08:17Z">
            <w:r>
              <w:rPr>
                <w:rFonts w:hint="default" w:ascii="Times New Roman" w:hAnsi="Times New Roman" w:cs="Times New Roman"/>
                <w:highlight w:val="none"/>
              </w:rPr>
              <w:t>售后服务</w:t>
            </w:r>
          </w:ins>
          <w:ins w:id="376" w:author="WPS_1704800824" w:date="2026-04-20T10:08:17Z">
            <w:r>
              <w:rPr/>
              <w:tab/>
            </w:r>
          </w:ins>
          <w:ins w:id="377" w:author="WPS_1704800824" w:date="2026-04-20T10:08:17Z">
            <w:r>
              <w:rPr/>
              <w:fldChar w:fldCharType="begin"/>
            </w:r>
          </w:ins>
          <w:ins w:id="378" w:author="WPS_1704800824" w:date="2026-04-20T10:08:17Z">
            <w:r>
              <w:rPr/>
              <w:instrText xml:space="preserve"> PAGEREF _Toc25243 \h </w:instrText>
            </w:r>
          </w:ins>
          <w:ins w:id="379" w:author="WPS_1704800824" w:date="2026-04-20T10:08:17Z">
            <w:r>
              <w:rPr/>
              <w:fldChar w:fldCharType="separate"/>
            </w:r>
          </w:ins>
          <w:ins w:id="380" w:author="WPS_1704800824" w:date="2026-04-20T10:08:17Z">
            <w:r>
              <w:rPr/>
              <w:t>24</w:t>
            </w:r>
          </w:ins>
          <w:ins w:id="381" w:author="WPS_1704800824" w:date="2026-04-20T10:08:17Z">
            <w:r>
              <w:rPr/>
              <w:fldChar w:fldCharType="end"/>
            </w:r>
          </w:ins>
          <w:ins w:id="382" w:author="WPS_1704800824" w:date="2026-04-20T10:08:17Z">
            <w:r>
              <w:rPr>
                <w:color w:val="auto"/>
                <w:highlight w:val="none"/>
              </w:rPr>
              <w:fldChar w:fldCharType="end"/>
            </w:r>
          </w:ins>
        </w:p>
        <w:p w14:paraId="630695DA">
          <w:pPr>
            <w:pStyle w:val="23"/>
            <w:tabs>
              <w:tab w:val="right" w:leader="dot" w:pos="8504"/>
              <w:tab w:val="clear" w:pos="840"/>
              <w:tab w:val="clear" w:pos="8494"/>
            </w:tabs>
            <w:rPr>
              <w:ins w:id="383" w:author="WPS_1704800824" w:date="2026-04-20T10:08:17Z"/>
            </w:rPr>
          </w:pPr>
          <w:ins w:id="384" w:author="WPS_1704800824" w:date="2026-04-20T10:08:17Z">
            <w:r>
              <w:rPr>
                <w:color w:val="auto"/>
                <w:highlight w:val="none"/>
              </w:rPr>
              <w:fldChar w:fldCharType="begin"/>
            </w:r>
          </w:ins>
          <w:ins w:id="385" w:author="WPS_1704800824" w:date="2026-04-20T10:08:17Z">
            <w:r>
              <w:rPr>
                <w:highlight w:val="none"/>
              </w:rPr>
              <w:instrText xml:space="preserve"> HYPERLINK \l _Toc655 </w:instrText>
            </w:r>
          </w:ins>
          <w:ins w:id="386" w:author="WPS_1704800824" w:date="2026-04-20T10:08:17Z">
            <w:r>
              <w:rPr>
                <w:highlight w:val="none"/>
              </w:rPr>
              <w:fldChar w:fldCharType="separate"/>
            </w:r>
          </w:ins>
          <w:ins w:id="387" w:author="WPS_1704800824" w:date="2026-04-20T10:08:17Z">
            <w:r>
              <w:rPr>
                <w:rFonts w:hint="eastAsia" w:cs="Times New Roman"/>
                <w:highlight w:val="none"/>
                <w:lang w:val="en-US" w:eastAsia="zh-CN"/>
              </w:rPr>
              <w:t>十三、</w:t>
            </w:r>
          </w:ins>
          <w:ins w:id="388" w:author="WPS_1704800824" w:date="2026-04-20T10:08:17Z">
            <w:r>
              <w:rPr>
                <w:rFonts w:hint="default" w:ascii="Times New Roman" w:hAnsi="Times New Roman" w:cs="Times New Roman"/>
                <w:highlight w:val="none"/>
              </w:rPr>
              <w:t>废弃处理</w:t>
            </w:r>
          </w:ins>
          <w:ins w:id="389" w:author="WPS_1704800824" w:date="2026-04-20T10:08:17Z">
            <w:r>
              <w:rPr/>
              <w:tab/>
            </w:r>
          </w:ins>
          <w:ins w:id="390" w:author="WPS_1704800824" w:date="2026-04-20T10:08:17Z">
            <w:r>
              <w:rPr/>
              <w:fldChar w:fldCharType="begin"/>
            </w:r>
          </w:ins>
          <w:ins w:id="391" w:author="WPS_1704800824" w:date="2026-04-20T10:08:17Z">
            <w:r>
              <w:rPr/>
              <w:instrText xml:space="preserve"> PAGEREF _Toc655 \h </w:instrText>
            </w:r>
          </w:ins>
          <w:ins w:id="392" w:author="WPS_1704800824" w:date="2026-04-20T10:08:17Z">
            <w:r>
              <w:rPr/>
              <w:fldChar w:fldCharType="separate"/>
            </w:r>
          </w:ins>
          <w:ins w:id="393" w:author="WPS_1704800824" w:date="2026-04-20T10:08:17Z">
            <w:r>
              <w:rPr/>
              <w:t>25</w:t>
            </w:r>
          </w:ins>
          <w:ins w:id="394" w:author="WPS_1704800824" w:date="2026-04-20T10:08:17Z">
            <w:r>
              <w:rPr/>
              <w:fldChar w:fldCharType="end"/>
            </w:r>
          </w:ins>
          <w:ins w:id="395" w:author="WPS_1704800824" w:date="2026-04-20T10:08:17Z">
            <w:r>
              <w:rPr>
                <w:color w:val="auto"/>
                <w:highlight w:val="none"/>
              </w:rPr>
              <w:fldChar w:fldCharType="end"/>
            </w:r>
          </w:ins>
        </w:p>
        <w:p w14:paraId="2BFB895C">
          <w:pPr>
            <w:pStyle w:val="23"/>
            <w:tabs>
              <w:tab w:val="right" w:leader="dot" w:pos="8504"/>
              <w:tab w:val="clear" w:pos="840"/>
              <w:tab w:val="clear" w:pos="8494"/>
            </w:tabs>
            <w:rPr>
              <w:ins w:id="396" w:author="WPS_1704800824" w:date="2026-04-20T10:08:17Z"/>
            </w:rPr>
          </w:pPr>
          <w:ins w:id="397" w:author="WPS_1704800824" w:date="2026-04-20T10:08:17Z">
            <w:r>
              <w:rPr>
                <w:color w:val="auto"/>
                <w:highlight w:val="none"/>
              </w:rPr>
              <w:fldChar w:fldCharType="begin"/>
            </w:r>
          </w:ins>
          <w:ins w:id="398" w:author="WPS_1704800824" w:date="2026-04-20T10:08:17Z">
            <w:r>
              <w:rPr>
                <w:highlight w:val="none"/>
              </w:rPr>
              <w:instrText xml:space="preserve"> HYPERLINK \l _Toc105 </w:instrText>
            </w:r>
          </w:ins>
          <w:ins w:id="399" w:author="WPS_1704800824" w:date="2026-04-20T10:08:17Z">
            <w:r>
              <w:rPr>
                <w:highlight w:val="none"/>
              </w:rPr>
              <w:fldChar w:fldCharType="separate"/>
            </w:r>
          </w:ins>
          <w:ins w:id="400" w:author="WPS_1704800824" w:date="2026-04-20T10:08:17Z">
            <w:r>
              <w:rPr>
                <w:rFonts w:hint="eastAsia" w:cs="Times New Roman"/>
                <w:highlight w:val="none"/>
                <w:lang w:val="en-US" w:eastAsia="zh-CN"/>
              </w:rPr>
              <w:t>十四、</w:t>
            </w:r>
          </w:ins>
          <w:ins w:id="401" w:author="WPS_1704800824" w:date="2026-04-20T10:08:17Z">
            <w:r>
              <w:rPr>
                <w:rFonts w:hint="default" w:ascii="Times New Roman" w:hAnsi="Times New Roman" w:cs="Times New Roman"/>
                <w:highlight w:val="none"/>
              </w:rPr>
              <w:t>标识</w:t>
            </w:r>
          </w:ins>
          <w:ins w:id="402" w:author="WPS_1704800824" w:date="2026-04-20T10:08:17Z">
            <w:r>
              <w:rPr/>
              <w:tab/>
            </w:r>
          </w:ins>
          <w:ins w:id="403" w:author="WPS_1704800824" w:date="2026-04-20T10:08:17Z">
            <w:r>
              <w:rPr/>
              <w:fldChar w:fldCharType="begin"/>
            </w:r>
          </w:ins>
          <w:ins w:id="404" w:author="WPS_1704800824" w:date="2026-04-20T10:08:17Z">
            <w:r>
              <w:rPr/>
              <w:instrText xml:space="preserve"> PAGEREF _Toc105 \h </w:instrText>
            </w:r>
          </w:ins>
          <w:ins w:id="405" w:author="WPS_1704800824" w:date="2026-04-20T10:08:17Z">
            <w:r>
              <w:rPr/>
              <w:fldChar w:fldCharType="separate"/>
            </w:r>
          </w:ins>
          <w:ins w:id="406" w:author="WPS_1704800824" w:date="2026-04-20T10:08:17Z">
            <w:r>
              <w:rPr/>
              <w:t>26</w:t>
            </w:r>
          </w:ins>
          <w:ins w:id="407" w:author="WPS_1704800824" w:date="2026-04-20T10:08:17Z">
            <w:r>
              <w:rPr/>
              <w:fldChar w:fldCharType="end"/>
            </w:r>
          </w:ins>
          <w:ins w:id="408" w:author="WPS_1704800824" w:date="2026-04-20T10:08:17Z">
            <w:r>
              <w:rPr>
                <w:color w:val="auto"/>
                <w:highlight w:val="none"/>
              </w:rPr>
              <w:fldChar w:fldCharType="end"/>
            </w:r>
          </w:ins>
        </w:p>
        <w:p w14:paraId="4158A6C8">
          <w:pPr>
            <w:pStyle w:val="23"/>
            <w:tabs>
              <w:tab w:val="right" w:leader="dot" w:pos="8504"/>
              <w:tab w:val="clear" w:pos="840"/>
              <w:tab w:val="clear" w:pos="8494"/>
            </w:tabs>
            <w:rPr>
              <w:ins w:id="409" w:author="WPS_1704800824" w:date="2026-04-20T10:08:17Z"/>
            </w:rPr>
          </w:pPr>
          <w:ins w:id="410" w:author="WPS_1704800824" w:date="2026-04-20T10:08:17Z">
            <w:r>
              <w:rPr>
                <w:color w:val="auto"/>
                <w:highlight w:val="none"/>
              </w:rPr>
              <w:fldChar w:fldCharType="begin"/>
            </w:r>
          </w:ins>
          <w:ins w:id="411" w:author="WPS_1704800824" w:date="2026-04-20T10:08:17Z">
            <w:r>
              <w:rPr>
                <w:highlight w:val="none"/>
              </w:rPr>
              <w:instrText xml:space="preserve"> HYPERLINK \l _Toc30512 </w:instrText>
            </w:r>
          </w:ins>
          <w:ins w:id="412" w:author="WPS_1704800824" w:date="2026-04-20T10:08:17Z">
            <w:r>
              <w:rPr>
                <w:highlight w:val="none"/>
              </w:rPr>
              <w:fldChar w:fldCharType="separate"/>
            </w:r>
          </w:ins>
          <w:ins w:id="413" w:author="WPS_1704800824" w:date="2026-04-20T10:08:17Z">
            <w:r>
              <w:rPr>
                <w:rFonts w:hint="eastAsia" w:cs="Times New Roman"/>
                <w:highlight w:val="none"/>
                <w:lang w:val="en-US" w:eastAsia="zh-CN"/>
              </w:rPr>
              <w:t>十五、</w:t>
            </w:r>
          </w:ins>
          <w:ins w:id="414" w:author="WPS_1704800824" w:date="2026-04-20T10:08:17Z">
            <w:r>
              <w:rPr>
                <w:rFonts w:hint="default" w:ascii="Times New Roman" w:hAnsi="Times New Roman" w:cs="Times New Roman"/>
                <w:highlight w:val="none"/>
              </w:rPr>
              <w:t>联系地址与电话</w:t>
            </w:r>
          </w:ins>
          <w:ins w:id="415" w:author="WPS_1704800824" w:date="2026-04-20T10:08:17Z">
            <w:r>
              <w:rPr/>
              <w:tab/>
            </w:r>
          </w:ins>
          <w:ins w:id="416" w:author="WPS_1704800824" w:date="2026-04-20T10:08:17Z">
            <w:r>
              <w:rPr/>
              <w:fldChar w:fldCharType="begin"/>
            </w:r>
          </w:ins>
          <w:ins w:id="417" w:author="WPS_1704800824" w:date="2026-04-20T10:08:17Z">
            <w:r>
              <w:rPr/>
              <w:instrText xml:space="preserve"> PAGEREF _Toc30512 \h </w:instrText>
            </w:r>
          </w:ins>
          <w:ins w:id="418" w:author="WPS_1704800824" w:date="2026-04-20T10:08:17Z">
            <w:r>
              <w:rPr/>
              <w:fldChar w:fldCharType="separate"/>
            </w:r>
          </w:ins>
          <w:ins w:id="419" w:author="WPS_1704800824" w:date="2026-04-20T10:08:17Z">
            <w:r>
              <w:rPr/>
              <w:t>26</w:t>
            </w:r>
          </w:ins>
          <w:ins w:id="420" w:author="WPS_1704800824" w:date="2026-04-20T10:08:17Z">
            <w:r>
              <w:rPr/>
              <w:fldChar w:fldCharType="end"/>
            </w:r>
          </w:ins>
          <w:ins w:id="421" w:author="WPS_1704800824" w:date="2026-04-20T10:08:17Z">
            <w:r>
              <w:rPr>
                <w:color w:val="auto"/>
                <w:highlight w:val="none"/>
              </w:rPr>
              <w:fldChar w:fldCharType="end"/>
            </w:r>
          </w:ins>
        </w:p>
        <w:p w14:paraId="2A0FFDFF">
          <w:pPr>
            <w:pStyle w:val="23"/>
            <w:tabs>
              <w:tab w:val="right" w:leader="dot" w:pos="8504"/>
              <w:tab w:val="clear" w:pos="840"/>
              <w:tab w:val="clear" w:pos="8494"/>
            </w:tabs>
            <w:rPr>
              <w:ins w:id="422" w:author="WPS_1704800824" w:date="2026-04-20T10:08:17Z"/>
            </w:rPr>
          </w:pPr>
          <w:ins w:id="423" w:author="WPS_1704800824" w:date="2026-04-20T10:08:17Z">
            <w:r>
              <w:rPr>
                <w:color w:val="auto"/>
                <w:highlight w:val="none"/>
              </w:rPr>
              <w:fldChar w:fldCharType="begin"/>
            </w:r>
          </w:ins>
          <w:ins w:id="424" w:author="WPS_1704800824" w:date="2026-04-20T10:08:17Z">
            <w:r>
              <w:rPr>
                <w:highlight w:val="none"/>
              </w:rPr>
              <w:instrText xml:space="preserve"> HYPERLINK \l _Toc25994 </w:instrText>
            </w:r>
          </w:ins>
          <w:ins w:id="425" w:author="WPS_1704800824" w:date="2026-04-20T10:08:17Z">
            <w:r>
              <w:rPr>
                <w:highlight w:val="none"/>
              </w:rPr>
              <w:fldChar w:fldCharType="separate"/>
            </w:r>
          </w:ins>
          <w:ins w:id="426" w:author="WPS_1704800824" w:date="2026-04-20T10:08:17Z">
            <w:r>
              <w:rPr>
                <w:rFonts w:hint="eastAsia" w:cs="Times New Roman"/>
                <w:highlight w:val="none"/>
                <w:lang w:val="en-US" w:eastAsia="zh-CN"/>
              </w:rPr>
              <w:t>十六、</w:t>
            </w:r>
          </w:ins>
          <w:ins w:id="427" w:author="WPS_1704800824" w:date="2026-04-20T10:08:17Z">
            <w:r>
              <w:rPr>
                <w:rFonts w:hint="default" w:ascii="Times New Roman" w:hAnsi="Times New Roman" w:cs="Times New Roman"/>
                <w:highlight w:val="none"/>
              </w:rPr>
              <w:t>电磁兼容</w:t>
            </w:r>
          </w:ins>
          <w:ins w:id="428" w:author="WPS_1704800824" w:date="2026-04-20T10:08:17Z">
            <w:r>
              <w:rPr/>
              <w:tab/>
            </w:r>
          </w:ins>
          <w:ins w:id="429" w:author="WPS_1704800824" w:date="2026-04-20T10:08:17Z">
            <w:r>
              <w:rPr/>
              <w:fldChar w:fldCharType="begin"/>
            </w:r>
          </w:ins>
          <w:ins w:id="430" w:author="WPS_1704800824" w:date="2026-04-20T10:08:17Z">
            <w:r>
              <w:rPr/>
              <w:instrText xml:space="preserve"> PAGEREF _Toc25994 \h </w:instrText>
            </w:r>
          </w:ins>
          <w:ins w:id="431" w:author="WPS_1704800824" w:date="2026-04-20T10:08:17Z">
            <w:r>
              <w:rPr/>
              <w:fldChar w:fldCharType="separate"/>
            </w:r>
          </w:ins>
          <w:ins w:id="432" w:author="WPS_1704800824" w:date="2026-04-20T10:08:17Z">
            <w:r>
              <w:rPr/>
              <w:t>27</w:t>
            </w:r>
          </w:ins>
          <w:ins w:id="433" w:author="WPS_1704800824" w:date="2026-04-20T10:08:17Z">
            <w:r>
              <w:rPr/>
              <w:fldChar w:fldCharType="end"/>
            </w:r>
          </w:ins>
          <w:ins w:id="434" w:author="WPS_1704800824" w:date="2026-04-20T10:08:17Z">
            <w:r>
              <w:rPr>
                <w:color w:val="auto"/>
                <w:highlight w:val="none"/>
              </w:rPr>
              <w:fldChar w:fldCharType="end"/>
            </w:r>
          </w:ins>
        </w:p>
        <w:p w14:paraId="409DDB8C">
          <w:pPr>
            <w:rPr>
              <w:color w:val="auto"/>
              <w:highlight w:val="none"/>
            </w:rPr>
          </w:pPr>
          <w:r>
            <w:rPr>
              <w:color w:val="auto"/>
              <w:highlight w:val="none"/>
            </w:rPr>
            <w:fldChar w:fldCharType="end"/>
          </w:r>
        </w:p>
      </w:sdtContent>
    </w:sdt>
    <w:p w14:paraId="1B9153C3">
      <w:pPr>
        <w:rPr>
          <w:color w:val="auto"/>
          <w:highlight w:val="none"/>
        </w:rPr>
      </w:pPr>
    </w:p>
    <w:p w14:paraId="5FE142BD">
      <w:pPr>
        <w:widowControl/>
        <w:spacing w:line="240" w:lineRule="auto"/>
        <w:jc w:val="left"/>
        <w:rPr>
          <w:rFonts w:hint="default" w:ascii="Times New Roman" w:hAnsi="Times New Roman" w:eastAsia="FangSong" w:cs="Times New Roman"/>
          <w:color w:val="auto"/>
          <w:szCs w:val="21"/>
          <w:highlight w:val="none"/>
        </w:rPr>
      </w:pPr>
      <w:r>
        <w:rPr>
          <w:rFonts w:hint="default" w:ascii="Times New Roman" w:hAnsi="Times New Roman" w:eastAsia="FangSong" w:cs="Times New Roman"/>
          <w:color w:val="auto"/>
          <w:szCs w:val="21"/>
          <w:highlight w:val="none"/>
        </w:rPr>
        <w:br w:type="page"/>
      </w:r>
    </w:p>
    <w:p w14:paraId="27A9F2FE">
      <w:pPr>
        <w:pStyle w:val="2"/>
        <w:spacing w:after="240" w:line="360" w:lineRule="auto"/>
        <w:rPr>
          <w:rFonts w:hint="default" w:ascii="Times New Roman" w:hAnsi="Times New Roman" w:cs="Times New Roman"/>
          <w:color w:val="auto"/>
          <w:sz w:val="30"/>
          <w:highlight w:val="none"/>
        </w:rPr>
      </w:pPr>
      <w:bookmarkStart w:id="0" w:name="_Toc24137"/>
      <w:bookmarkStart w:id="1" w:name="_Toc1355"/>
      <w:bookmarkStart w:id="2" w:name="_Toc509412668"/>
      <w:bookmarkStart w:id="3" w:name="_Toc217548583"/>
      <w:bookmarkStart w:id="4" w:name="_Toc478717967"/>
      <w:bookmarkStart w:id="5" w:name="_Toc478718080"/>
      <w:bookmarkStart w:id="6" w:name="_Toc478717847"/>
      <w:bookmarkStart w:id="7" w:name="_Toc478723823"/>
      <w:r>
        <w:rPr>
          <w:rFonts w:hint="default" w:ascii="Times New Roman" w:hAnsi="Times New Roman" w:cs="Times New Roman"/>
          <w:color w:val="auto"/>
          <w:sz w:val="30"/>
          <w:highlight w:val="none"/>
        </w:rPr>
        <w:t>使用本手册</w:t>
      </w:r>
      <w:bookmarkEnd w:id="0"/>
      <w:bookmarkEnd w:id="1"/>
    </w:p>
    <w:p w14:paraId="0D8A5DE1">
      <w:pPr>
        <w:rPr>
          <w:rFonts w:hint="eastAsia" w:cs="Times New Roman"/>
          <w:color w:val="auto"/>
          <w:highlight w:val="none"/>
          <w:lang w:val="en-US" w:eastAsia="zh-CN"/>
        </w:rPr>
      </w:pPr>
      <w:r>
        <w:rPr>
          <w:rFonts w:hint="default" w:ascii="Times New Roman" w:hAnsi="Times New Roman" w:cs="Times New Roman"/>
          <w:color w:val="auto"/>
          <w:highlight w:val="none"/>
        </w:rPr>
        <w:t>感谢您选择</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r>
        <w:rPr>
          <w:rFonts w:hint="eastAsia" w:cs="Times New Roman"/>
          <w:color w:val="auto"/>
          <w:highlight w:val="none"/>
          <w:lang w:eastAsia="zh-CN"/>
        </w:rPr>
        <w:t>双水平正压通气治疗机</w:t>
      </w:r>
      <w:r>
        <w:rPr>
          <w:rFonts w:hint="default" w:ascii="Times New Roman" w:hAnsi="Times New Roman" w:cs="Times New Roman"/>
          <w:color w:val="auto"/>
          <w:highlight w:val="none"/>
        </w:rPr>
        <w:t>。本使用手册提供</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r>
        <w:rPr>
          <w:rFonts w:hint="eastAsia" w:cs="Times New Roman"/>
          <w:color w:val="auto"/>
          <w:highlight w:val="none"/>
          <w:lang w:eastAsia="zh-CN"/>
        </w:rPr>
        <w:t>双水平正压通气治疗机</w:t>
      </w:r>
      <w:r>
        <w:rPr>
          <w:rFonts w:hint="default" w:ascii="Times New Roman" w:hAnsi="Times New Roman" w:cs="Times New Roman"/>
          <w:color w:val="auto"/>
          <w:highlight w:val="none"/>
        </w:rPr>
        <w:t>的安装、使用及日常维护等方面的指导。</w:t>
      </w:r>
      <w:r>
        <w:rPr>
          <w:rFonts w:hint="eastAsia" w:cs="Times New Roman"/>
          <w:color w:val="auto"/>
          <w:highlight w:val="none"/>
          <w:lang w:val="en-US" w:eastAsia="zh-CN"/>
        </w:rPr>
        <w:t>包括以下型号：</w:t>
      </w:r>
    </w:p>
    <w:p w14:paraId="0ACAF5B0">
      <w:pPr>
        <w:rPr>
          <w:rFonts w:hint="default" w:ascii="Times New Roman" w:hAnsi="Times New Roman" w:cs="Times New Roman"/>
          <w:color w:val="auto"/>
          <w:highlight w:val="none"/>
        </w:rPr>
      </w:pPr>
      <w:r>
        <w:rPr>
          <w:rFonts w:hint="eastAsia" w:cs="Times New Roman"/>
          <w:color w:val="auto"/>
          <w:highlight w:val="none"/>
          <w:lang w:val="en-US" w:eastAsia="zh-CN"/>
        </w:rPr>
        <w:t>YA70A、YA70B20、YA70B25、YA70Pro</w:t>
      </w:r>
    </w:p>
    <w:p w14:paraId="2C103DEF">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警告</w:t>
      </w:r>
    </w:p>
    <w:p w14:paraId="21D5A353">
      <w:pPr>
        <w:rPr>
          <w:rFonts w:hint="default" w:ascii="Times New Roman" w:hAnsi="Times New Roman" w:cs="Times New Roman"/>
          <w:color w:val="auto"/>
          <w:highlight w:val="none"/>
        </w:rPr>
      </w:pPr>
      <w:r>
        <w:rPr>
          <w:rFonts w:hint="default" w:ascii="Times New Roman" w:hAnsi="Times New Roman" w:cs="Times New Roman"/>
          <w:color w:val="auto"/>
          <w:highlight w:val="none"/>
        </w:rPr>
        <w:t>患者或操作者在使用本设备之前应详细阅读本说明书，严格按本说明书中的说明和提示操作，以确保安全有效。</w:t>
      </w:r>
    </w:p>
    <w:bookmarkEnd w:id="2"/>
    <w:bookmarkEnd w:id="3"/>
    <w:bookmarkEnd w:id="4"/>
    <w:bookmarkEnd w:id="5"/>
    <w:bookmarkEnd w:id="6"/>
    <w:bookmarkEnd w:id="7"/>
    <w:p w14:paraId="748A02D1">
      <w:pPr>
        <w:pStyle w:val="2"/>
        <w:spacing w:after="240" w:line="360" w:lineRule="auto"/>
        <w:rPr>
          <w:rFonts w:hint="default" w:ascii="Times New Roman" w:hAnsi="Times New Roman" w:cs="Times New Roman"/>
          <w:color w:val="auto"/>
          <w:sz w:val="30"/>
          <w:highlight w:val="none"/>
        </w:rPr>
      </w:pPr>
      <w:bookmarkStart w:id="8" w:name="_Toc20293"/>
      <w:bookmarkStart w:id="9" w:name="_Toc16769"/>
      <w:r>
        <w:rPr>
          <w:rFonts w:hint="default" w:ascii="Times New Roman" w:hAnsi="Times New Roman" w:cs="Times New Roman"/>
          <w:color w:val="auto"/>
          <w:sz w:val="30"/>
          <w:highlight w:val="none"/>
        </w:rPr>
        <w:t>一、产品介绍</w:t>
      </w:r>
      <w:bookmarkEnd w:id="8"/>
      <w:bookmarkEnd w:id="9"/>
    </w:p>
    <w:p w14:paraId="015731EB">
      <w:pPr>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r>
        <w:rPr>
          <w:rFonts w:hint="eastAsia" w:cs="Times New Roman"/>
          <w:color w:val="auto"/>
          <w:highlight w:val="none"/>
          <w:lang w:eastAsia="zh-CN"/>
        </w:rPr>
        <w:t>双水平正压通气治疗机</w:t>
      </w:r>
      <w:r>
        <w:rPr>
          <w:rFonts w:hint="default" w:ascii="Times New Roman" w:hAnsi="Times New Roman" w:cs="Times New Roman"/>
          <w:color w:val="auto"/>
          <w:highlight w:val="none"/>
        </w:rPr>
        <w:t>是深圳市云中飞电子有限公司自主研发的一款无创呼吸机产品，采用给病人</w:t>
      </w:r>
      <w:r>
        <w:rPr>
          <w:rFonts w:hint="eastAsia" w:cs="Times New Roman"/>
          <w:color w:val="auto"/>
          <w:highlight w:val="none"/>
          <w:lang w:eastAsia="zh-CN"/>
        </w:rPr>
        <w:t>佩戴</w:t>
      </w:r>
      <w:r>
        <w:rPr>
          <w:rFonts w:hint="default" w:ascii="Times New Roman" w:hAnsi="Times New Roman" w:cs="Times New Roman"/>
          <w:color w:val="auto"/>
          <w:highlight w:val="none"/>
        </w:rPr>
        <w:t>呼吸鼻罩等无创方式，通过给病人上呼吸道输出单一水平持续的正压或者双水平交替的正压</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以缓解病人睡眠过程中的打鼾、低通气和睡眠呼吸暂停症状，从而达到治疗目的。</w:t>
      </w:r>
    </w:p>
    <w:p w14:paraId="12BD4FA1">
      <w:pPr>
        <w:pStyle w:val="3"/>
        <w:spacing w:before="120" w:after="120" w:line="360" w:lineRule="auto"/>
        <w:rPr>
          <w:rFonts w:hint="default" w:ascii="Times New Roman" w:hAnsi="Times New Roman" w:eastAsia="SimSun" w:cs="Times New Roman"/>
          <w:color w:val="auto"/>
          <w:sz w:val="24"/>
          <w:highlight w:val="none"/>
        </w:rPr>
      </w:pPr>
      <w:bookmarkStart w:id="10" w:name="_Toc126857546"/>
      <w:bookmarkStart w:id="11" w:name="_Toc126921858"/>
      <w:r>
        <w:rPr>
          <w:rFonts w:hint="default" w:ascii="Times New Roman" w:hAnsi="Times New Roman" w:eastAsia="SimSun" w:cs="Times New Roman"/>
          <w:color w:val="auto"/>
          <w:sz w:val="24"/>
          <w:highlight w:val="none"/>
        </w:rPr>
        <w:t>1.1工作原理</w:t>
      </w:r>
      <w:bookmarkEnd w:id="10"/>
      <w:bookmarkEnd w:id="11"/>
    </w:p>
    <w:p w14:paraId="21B8E6AB">
      <w:pPr>
        <w:rPr>
          <w:rFonts w:hint="default" w:ascii="Times New Roman" w:hAnsi="Times New Roman" w:cs="Times New Roman"/>
          <w:color w:val="auto"/>
          <w:highlight w:val="none"/>
        </w:rPr>
      </w:pPr>
      <w:r>
        <w:rPr>
          <w:rFonts w:hint="default" w:ascii="Times New Roman" w:hAnsi="Times New Roman" w:cs="Times New Roman"/>
          <w:color w:val="auto"/>
          <w:highlight w:val="none"/>
        </w:rPr>
        <w:t>根据预先的设定，机器持续输出单一水平持续的正压或者双水平交替的正压，通过管路与鼻罩施加到病人的上呼吸道，通过正压气流保持病人的上气道开放和通畅，消除睡眠打鼾、低通气和睡眠呼吸暂停。</w:t>
      </w:r>
    </w:p>
    <w:p w14:paraId="0544BDFD">
      <w:pPr>
        <w:keepNext w:val="0"/>
        <w:keepLines w:val="0"/>
        <w:pageBreakBefore w:val="0"/>
        <w:widowControl w:val="0"/>
        <w:kinsoku/>
        <w:wordWrap/>
        <w:overflowPunct/>
        <w:topLinePunct w:val="0"/>
        <w:autoSpaceDE/>
        <w:autoSpaceDN/>
        <w:bidi w:val="0"/>
        <w:adjustRightInd/>
        <w:snapToGrid/>
        <w:spacing w:before="120" w:beforeLines="50" w:after="120" w:afterLines="50"/>
        <w:ind w:firstLine="0" w:firstLineChars="0"/>
        <w:jc w:val="center"/>
        <w:textAlignment w:val="auto"/>
        <w:rPr>
          <w:rFonts w:hint="default" w:ascii="Times New Roman" w:hAnsi="Times New Roman" w:cs="Times New Roman"/>
          <w:color w:val="auto"/>
          <w:highlight w:val="none"/>
        </w:rPr>
      </w:pPr>
      <w:r>
        <w:drawing>
          <wp:inline distT="0" distB="0" distL="114300" distR="114300">
            <wp:extent cx="5283200" cy="2673350"/>
            <wp:effectExtent l="0" t="0" r="0"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5283200" cy="2673350"/>
                    </a:xfrm>
                    <a:prstGeom prst="rect">
                      <a:avLst/>
                    </a:prstGeom>
                    <a:noFill/>
                    <a:ln>
                      <a:noFill/>
                    </a:ln>
                  </pic:spPr>
                </pic:pic>
              </a:graphicData>
            </a:graphic>
          </wp:inline>
        </w:drawing>
      </w:r>
      <w:r>
        <w:rPr>
          <w:rFonts w:hint="default" w:ascii="Times New Roman" w:hAnsi="Times New Roman" w:cs="Times New Roman"/>
          <w:color w:val="auto"/>
          <w:highlight w:val="none"/>
        </w:rPr>
        <w:t>图</w:t>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rPr>
        <w:t>呼吸机气动系统原理图</w:t>
      </w:r>
    </w:p>
    <w:p w14:paraId="018494AC">
      <w:pPr>
        <w:rPr>
          <w:rFonts w:hint="default" w:ascii="Times New Roman" w:hAnsi="Times New Roman" w:cs="Times New Roman"/>
          <w:color w:val="auto"/>
          <w:highlight w:val="none"/>
        </w:rPr>
      </w:pPr>
    </w:p>
    <w:p w14:paraId="2BEF7903">
      <w:pPr>
        <w:pStyle w:val="3"/>
        <w:spacing w:before="120" w:after="120" w:line="360" w:lineRule="auto"/>
        <w:rPr>
          <w:rFonts w:hint="default" w:ascii="Times New Roman" w:hAnsi="Times New Roman" w:eastAsia="SimSun" w:cs="Times New Roman"/>
          <w:color w:val="auto"/>
          <w:sz w:val="24"/>
          <w:highlight w:val="none"/>
        </w:rPr>
      </w:pPr>
      <w:bookmarkStart w:id="12" w:name="_Toc126857547"/>
      <w:bookmarkStart w:id="13" w:name="_Toc126921859"/>
      <w:r>
        <w:rPr>
          <w:rFonts w:hint="default" w:ascii="Times New Roman" w:hAnsi="Times New Roman" w:eastAsia="SimSun" w:cs="Times New Roman"/>
          <w:color w:val="auto"/>
          <w:sz w:val="24"/>
          <w:highlight w:val="none"/>
        </w:rPr>
        <w:t>1.2适用范围</w:t>
      </w:r>
      <w:bookmarkEnd w:id="12"/>
      <w:bookmarkEnd w:id="13"/>
    </w:p>
    <w:p w14:paraId="122D02FD">
      <w:pPr>
        <w:rPr>
          <w:rFonts w:hint="default" w:ascii="Times New Roman" w:hAnsi="Times New Roman" w:eastAsia="SimSun" w:cs="Times New Roman"/>
          <w:color w:val="auto"/>
          <w:highlight w:val="none"/>
          <w:lang w:val="en-US" w:eastAsia="zh-CN"/>
        </w:rPr>
      </w:pPr>
      <w:r>
        <w:rPr>
          <w:rFonts w:hint="default" w:ascii="Times New Roman" w:hAnsi="Times New Roman" w:cs="Times New Roman"/>
          <w:color w:val="auto"/>
          <w:highlight w:val="none"/>
        </w:rPr>
        <w:t>适用于睡眠呼吸暂停低通气综合征、鼾症患者的治疗。</w:t>
      </w:r>
      <w:ins w:id="435" w:author="WPS_1704800824" w:date="2026-06-30T16:20:48Z">
        <w:r>
          <w:rPr>
            <w:rFonts w:hint="eastAsia"/>
          </w:rPr>
          <w:t>通常用于家庭环境，也可用于医疗机构。不可用于生命支持，不能用于治疗中枢性睡眠呼吸暂停。</w:t>
        </w:r>
      </w:ins>
    </w:p>
    <w:p w14:paraId="0DBE43B2">
      <w:pPr>
        <w:pStyle w:val="3"/>
        <w:spacing w:before="120" w:after="120" w:line="360" w:lineRule="auto"/>
        <w:rPr>
          <w:rFonts w:hint="default" w:ascii="Times New Roman" w:hAnsi="Times New Roman" w:eastAsia="SimSun" w:cs="Times New Roman"/>
          <w:color w:val="auto"/>
          <w:sz w:val="24"/>
          <w:highlight w:val="none"/>
          <w:lang w:val="en-US" w:eastAsia="zh-CN"/>
        </w:rPr>
      </w:pPr>
      <w:r>
        <w:rPr>
          <w:rFonts w:hint="default" w:ascii="Times New Roman" w:hAnsi="Times New Roman" w:eastAsia="SimSun" w:cs="Times New Roman"/>
          <w:color w:val="auto"/>
          <w:sz w:val="24"/>
          <w:highlight w:val="none"/>
        </w:rPr>
        <w:t>1.</w:t>
      </w:r>
      <w:r>
        <w:rPr>
          <w:rFonts w:hint="default" w:ascii="Times New Roman" w:hAnsi="Times New Roman" w:eastAsia="SimSun" w:cs="Times New Roman"/>
          <w:color w:val="auto"/>
          <w:sz w:val="24"/>
          <w:highlight w:val="none"/>
          <w:lang w:val="en-US" w:eastAsia="zh-CN"/>
        </w:rPr>
        <w:t>3工作模式</w:t>
      </w:r>
    </w:p>
    <w:p w14:paraId="6324A61F">
      <w:pPr>
        <w:rPr>
          <w:rFonts w:hint="default" w:ascii="Times New Roman" w:hAnsi="Times New Roman" w:eastAsia="SimSun" w:cs="Times New Roman"/>
          <w:color w:val="auto"/>
          <w:highlight w:val="none"/>
          <w:lang w:val="en-US" w:eastAsia="zh-CN"/>
        </w:rPr>
      </w:pPr>
      <w:r>
        <w:rPr>
          <w:rFonts w:hint="default" w:ascii="Times New Roman" w:hAnsi="Times New Roman" w:eastAsia="SimSun" w:cs="Times New Roman"/>
          <w:color w:val="auto"/>
          <w:highlight w:val="none"/>
          <w:lang w:val="en-US" w:eastAsia="zh-CN"/>
        </w:rPr>
        <w:t>本系列设备具备以下几种工作模式：</w:t>
      </w:r>
    </w:p>
    <w:p w14:paraId="46A6AB4D">
      <w:pPr>
        <w:pStyle w:val="4"/>
        <w:spacing w:before="156" w:after="156"/>
        <w:rPr>
          <w:rFonts w:hint="default" w:ascii="Times New Roman" w:hAnsi="Times New Roman" w:eastAsia="SimSun" w:cs="Times New Roman"/>
          <w:b w:val="0"/>
          <w:bCs w:val="0"/>
          <w:color w:val="auto"/>
          <w:kern w:val="2"/>
          <w:sz w:val="24"/>
          <w:szCs w:val="24"/>
          <w:highlight w:val="none"/>
          <w:lang w:val="en-US" w:eastAsia="zh-CN" w:bidi="ar-SA"/>
        </w:rPr>
      </w:pPr>
      <w:r>
        <w:rPr>
          <w:rFonts w:hint="default" w:ascii="Times New Roman" w:hAnsi="Times New Roman" w:eastAsia="SimSun" w:cs="Times New Roman"/>
          <w:b w:val="0"/>
          <w:bCs w:val="0"/>
          <w:color w:val="auto"/>
          <w:kern w:val="2"/>
          <w:sz w:val="24"/>
          <w:szCs w:val="24"/>
          <w:highlight w:val="none"/>
          <w:lang w:val="en-US" w:eastAsia="zh-CN" w:bidi="ar-SA"/>
        </w:rPr>
        <w:t>1.3.1单水平模式</w:t>
      </w:r>
    </w:p>
    <w:p w14:paraId="5280F23D">
      <w:pPr>
        <w:pStyle w:val="35"/>
        <w:numPr>
          <w:ilvl w:val="0"/>
          <w:numId w:val="5"/>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CPAP</w:t>
      </w:r>
    </w:p>
    <w:p w14:paraId="5806D111">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在该模式下，设置治疗压力值等参数，呼吸机将输送固定的压力。</w:t>
      </w:r>
    </w:p>
    <w:p w14:paraId="3F526667">
      <w:pPr>
        <w:pStyle w:val="35"/>
        <w:numPr>
          <w:ilvl w:val="0"/>
          <w:numId w:val="5"/>
        </w:numPr>
        <w:ind w:firstLineChars="0"/>
        <w:rPr>
          <w:rFonts w:hint="default" w:ascii="Times New Roman" w:hAnsi="Times New Roman" w:cs="Times New Roman"/>
          <w:color w:val="auto"/>
          <w:highlight w:val="none"/>
        </w:rPr>
      </w:pPr>
      <w:r>
        <w:rPr>
          <w:rFonts w:hint="eastAsia" w:cs="Times New Roman"/>
          <w:color w:val="auto"/>
          <w:highlight w:val="none"/>
          <w:lang w:eastAsia="zh-CN"/>
        </w:rPr>
        <w:t>AutoCPAP</w:t>
      </w:r>
    </w:p>
    <w:p w14:paraId="10A758A5">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在该模式下，设置治疗压力的调整范围等参数，呼吸机根据患者的呼吸情况，自动在预设的压力范围内调整压力，以适应不同的呼吸需求。</w:t>
      </w:r>
    </w:p>
    <w:p w14:paraId="0FABCB78">
      <w:pPr>
        <w:pStyle w:val="4"/>
        <w:spacing w:before="156" w:after="156"/>
        <w:rPr>
          <w:rFonts w:hint="default" w:ascii="Times New Roman" w:hAnsi="Times New Roman" w:eastAsia="SimSun" w:cs="Times New Roman"/>
          <w:b w:val="0"/>
          <w:bCs w:val="0"/>
          <w:color w:val="auto"/>
          <w:kern w:val="2"/>
          <w:sz w:val="24"/>
          <w:szCs w:val="24"/>
          <w:highlight w:val="none"/>
          <w:lang w:val="en-US" w:eastAsia="zh-CN" w:bidi="ar-SA"/>
        </w:rPr>
      </w:pPr>
      <w:r>
        <w:rPr>
          <w:rFonts w:hint="default" w:ascii="Times New Roman" w:hAnsi="Times New Roman" w:eastAsia="SimSun" w:cs="Times New Roman"/>
          <w:b w:val="0"/>
          <w:bCs w:val="0"/>
          <w:color w:val="auto"/>
          <w:kern w:val="2"/>
          <w:sz w:val="24"/>
          <w:szCs w:val="24"/>
          <w:highlight w:val="none"/>
          <w:lang w:val="en-US" w:eastAsia="zh-CN" w:bidi="ar-SA"/>
        </w:rPr>
        <w:t>1.3.2双水平模式</w:t>
      </w:r>
    </w:p>
    <w:p w14:paraId="3F7C66B8">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通过设置用于吸气的吸气压（IPAP）、用于呼气的呼气压（EPAP）参数，呼吸机将根据患者的呼吸情况输出呼气压力或吸气压力。IPAP与EPAP之间的差值称为压力支持（PS）水平。</w:t>
      </w:r>
    </w:p>
    <w:p w14:paraId="26CE9254">
      <w:pPr>
        <w:pStyle w:val="35"/>
        <w:numPr>
          <w:ilvl w:val="0"/>
          <w:numId w:val="6"/>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S</w:t>
      </w:r>
    </w:p>
    <w:p w14:paraId="6EB89201">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在该模式下，可以设置IPAP和EPAP等参数，呼吸机将自动监测患者呼气和吸气状态，输出固定的呼气压力和吸气压力。</w:t>
      </w:r>
    </w:p>
    <w:p w14:paraId="1D121565">
      <w:pPr>
        <w:pStyle w:val="35"/>
        <w:numPr>
          <w:ilvl w:val="0"/>
          <w:numId w:val="6"/>
        </w:numPr>
        <w:ind w:firstLineChars="0"/>
        <w:rPr>
          <w:rFonts w:hint="default" w:ascii="Times New Roman" w:hAnsi="Times New Roman" w:cs="Times New Roman"/>
          <w:color w:val="auto"/>
          <w:highlight w:val="none"/>
        </w:rPr>
      </w:pPr>
      <w:r>
        <w:rPr>
          <w:rFonts w:hint="eastAsia" w:cs="Times New Roman"/>
          <w:color w:val="auto"/>
          <w:highlight w:val="none"/>
          <w:lang w:eastAsia="zh-CN"/>
        </w:rPr>
        <w:t>AutoS</w:t>
      </w:r>
    </w:p>
    <w:p w14:paraId="0209B1FD">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在该模式下，可以设置IPAP和EPAP等参数，呼吸机将自动监测患者呼气和吸气状态，自动调整IPAP和EPAP，输出的合适呼气压力和吸气压力。</w:t>
      </w:r>
    </w:p>
    <w:p w14:paraId="302A9187">
      <w:pPr>
        <w:pStyle w:val="3"/>
        <w:spacing w:before="120" w:after="120" w:line="360" w:lineRule="auto"/>
        <w:rPr>
          <w:rFonts w:hint="default" w:ascii="Times New Roman" w:hAnsi="Times New Roman" w:eastAsia="SimSun" w:cs="Times New Roman"/>
          <w:color w:val="auto"/>
          <w:sz w:val="24"/>
          <w:highlight w:val="none"/>
        </w:rPr>
      </w:pPr>
      <w:bookmarkStart w:id="14" w:name="_Toc126857548"/>
      <w:bookmarkStart w:id="15" w:name="_Toc126921860"/>
      <w:r>
        <w:rPr>
          <w:rFonts w:hint="default" w:ascii="Times New Roman" w:hAnsi="Times New Roman" w:eastAsia="SimSun" w:cs="Times New Roman"/>
          <w:color w:val="auto"/>
          <w:sz w:val="24"/>
          <w:highlight w:val="none"/>
        </w:rPr>
        <w:t>1.</w:t>
      </w:r>
      <w:r>
        <w:rPr>
          <w:rFonts w:hint="default" w:ascii="Times New Roman" w:hAnsi="Times New Roman" w:eastAsia="SimSun" w:cs="Times New Roman"/>
          <w:color w:val="auto"/>
          <w:sz w:val="24"/>
          <w:highlight w:val="none"/>
          <w:lang w:val="en-US" w:eastAsia="zh-CN"/>
        </w:rPr>
        <w:t>4</w:t>
      </w:r>
      <w:r>
        <w:rPr>
          <w:rFonts w:hint="default" w:ascii="Times New Roman" w:hAnsi="Times New Roman" w:eastAsia="SimSun" w:cs="Times New Roman"/>
          <w:color w:val="auto"/>
          <w:sz w:val="24"/>
          <w:highlight w:val="none"/>
        </w:rPr>
        <w:t>产品型号</w:t>
      </w:r>
      <w:bookmarkEnd w:id="14"/>
      <w:bookmarkEnd w:id="15"/>
    </w:p>
    <w:tbl>
      <w:tblPr>
        <w:tblStyle w:val="22"/>
        <w:tblW w:w="75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2"/>
        <w:gridCol w:w="3138"/>
        <w:gridCol w:w="1850"/>
        <w:gridCol w:w="1225"/>
      </w:tblGrid>
      <w:tr w14:paraId="4737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Align w:val="center"/>
          </w:tcPr>
          <w:p w14:paraId="5A49D604">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型号</w:t>
            </w:r>
          </w:p>
        </w:tc>
        <w:tc>
          <w:tcPr>
            <w:tcW w:w="3138" w:type="dxa"/>
            <w:vAlign w:val="center"/>
          </w:tcPr>
          <w:p w14:paraId="680D5332">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模式</w:t>
            </w:r>
          </w:p>
        </w:tc>
        <w:tc>
          <w:tcPr>
            <w:tcW w:w="1850" w:type="dxa"/>
            <w:vAlign w:val="center"/>
          </w:tcPr>
          <w:p w14:paraId="39BC8CCE">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压力调节范围</w:t>
            </w:r>
          </w:p>
          <w:p w14:paraId="38CABA6E">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（hPa）</w:t>
            </w:r>
          </w:p>
        </w:tc>
        <w:tc>
          <w:tcPr>
            <w:tcW w:w="1225" w:type="dxa"/>
            <w:vAlign w:val="center"/>
          </w:tcPr>
          <w:p w14:paraId="298C4423">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分档间隔</w:t>
            </w:r>
          </w:p>
          <w:p w14:paraId="4035F5B0">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（hPa）</w:t>
            </w:r>
          </w:p>
        </w:tc>
      </w:tr>
      <w:tr w14:paraId="6EFA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restart"/>
            <w:vAlign w:val="center"/>
          </w:tcPr>
          <w:p w14:paraId="12D5BDB3">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YA70A</w:t>
            </w:r>
          </w:p>
        </w:tc>
        <w:tc>
          <w:tcPr>
            <w:tcW w:w="3138" w:type="dxa"/>
            <w:vAlign w:val="center"/>
          </w:tcPr>
          <w:p w14:paraId="5F748506">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1850" w:type="dxa"/>
            <w:vAlign w:val="center"/>
          </w:tcPr>
          <w:p w14:paraId="30A74012">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4~20</w:t>
            </w:r>
          </w:p>
        </w:tc>
        <w:tc>
          <w:tcPr>
            <w:tcW w:w="1225" w:type="dxa"/>
            <w:vAlign w:val="center"/>
          </w:tcPr>
          <w:p w14:paraId="641C3585">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09D2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continue"/>
            <w:vAlign w:val="center"/>
          </w:tcPr>
          <w:p w14:paraId="64681CFB">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p>
        </w:tc>
        <w:tc>
          <w:tcPr>
            <w:tcW w:w="3138" w:type="dxa"/>
            <w:vAlign w:val="center"/>
          </w:tcPr>
          <w:p w14:paraId="6787B1ED">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p>
        </w:tc>
        <w:tc>
          <w:tcPr>
            <w:tcW w:w="1850" w:type="dxa"/>
            <w:vAlign w:val="center"/>
          </w:tcPr>
          <w:p w14:paraId="7B4829A1">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吸气压：4-20</w:t>
            </w:r>
          </w:p>
          <w:p w14:paraId="3CC5814C">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呼气压：4-20</w:t>
            </w:r>
          </w:p>
        </w:tc>
        <w:tc>
          <w:tcPr>
            <w:tcW w:w="1225" w:type="dxa"/>
            <w:vAlign w:val="center"/>
          </w:tcPr>
          <w:p w14:paraId="3FAB478E">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1708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restart"/>
            <w:vAlign w:val="center"/>
          </w:tcPr>
          <w:p w14:paraId="6F3781FF">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YA70B20</w:t>
            </w:r>
          </w:p>
        </w:tc>
        <w:tc>
          <w:tcPr>
            <w:tcW w:w="3138" w:type="dxa"/>
            <w:vAlign w:val="center"/>
          </w:tcPr>
          <w:p w14:paraId="36052F9A">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1850" w:type="dxa"/>
            <w:vAlign w:val="center"/>
          </w:tcPr>
          <w:p w14:paraId="280B0A10">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4~20</w:t>
            </w:r>
          </w:p>
        </w:tc>
        <w:tc>
          <w:tcPr>
            <w:tcW w:w="1225" w:type="dxa"/>
            <w:vAlign w:val="center"/>
          </w:tcPr>
          <w:p w14:paraId="3F508D6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0FEA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continue"/>
            <w:vAlign w:val="center"/>
          </w:tcPr>
          <w:p w14:paraId="25661B00">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p>
        </w:tc>
        <w:tc>
          <w:tcPr>
            <w:tcW w:w="3138" w:type="dxa"/>
            <w:vAlign w:val="center"/>
          </w:tcPr>
          <w:p w14:paraId="43210BFF">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r>
              <w:rPr>
                <w:rFonts w:hint="eastAsia" w:cs="Times New Roman"/>
                <w:color w:val="auto"/>
                <w:sz w:val="24"/>
                <w:highlight w:val="none"/>
                <w:vertAlign w:val="baseline"/>
                <w:lang w:val="en-US" w:eastAsia="zh-CN"/>
              </w:rPr>
              <w:t>AutoS</w:t>
            </w:r>
          </w:p>
        </w:tc>
        <w:tc>
          <w:tcPr>
            <w:tcW w:w="1850" w:type="dxa"/>
            <w:vAlign w:val="center"/>
          </w:tcPr>
          <w:p w14:paraId="3CF7BAD9">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吸气压：4-2</w:t>
            </w:r>
            <w:r>
              <w:rPr>
                <w:rFonts w:hint="eastAsia" w:cs="Times New Roman"/>
                <w:color w:val="auto"/>
                <w:sz w:val="24"/>
                <w:highlight w:val="none"/>
                <w:vertAlign w:val="baseline"/>
                <w:lang w:val="en-US" w:eastAsia="zh-CN"/>
              </w:rPr>
              <w:t>0</w:t>
            </w:r>
          </w:p>
          <w:p w14:paraId="554F296F">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呼气压：4-2</w:t>
            </w:r>
            <w:r>
              <w:rPr>
                <w:rFonts w:hint="eastAsia" w:cs="Times New Roman"/>
                <w:color w:val="auto"/>
                <w:sz w:val="24"/>
                <w:highlight w:val="none"/>
                <w:vertAlign w:val="baseline"/>
                <w:lang w:val="en-US" w:eastAsia="zh-CN"/>
              </w:rPr>
              <w:t>0</w:t>
            </w:r>
          </w:p>
        </w:tc>
        <w:tc>
          <w:tcPr>
            <w:tcW w:w="1225" w:type="dxa"/>
            <w:vAlign w:val="center"/>
          </w:tcPr>
          <w:p w14:paraId="22A33C76">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1DBE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restart"/>
            <w:vAlign w:val="center"/>
          </w:tcPr>
          <w:p w14:paraId="07E137FF">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YA70B25</w:t>
            </w:r>
          </w:p>
        </w:tc>
        <w:tc>
          <w:tcPr>
            <w:tcW w:w="3138" w:type="dxa"/>
            <w:vAlign w:val="center"/>
          </w:tcPr>
          <w:p w14:paraId="1316CF52">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1850" w:type="dxa"/>
            <w:vAlign w:val="center"/>
          </w:tcPr>
          <w:p w14:paraId="77B70965">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4~20</w:t>
            </w:r>
          </w:p>
        </w:tc>
        <w:tc>
          <w:tcPr>
            <w:tcW w:w="1225" w:type="dxa"/>
            <w:vAlign w:val="center"/>
          </w:tcPr>
          <w:p w14:paraId="61683A0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2F79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continue"/>
            <w:vAlign w:val="center"/>
          </w:tcPr>
          <w:p w14:paraId="1CE5069B">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p>
        </w:tc>
        <w:tc>
          <w:tcPr>
            <w:tcW w:w="3138" w:type="dxa"/>
            <w:vAlign w:val="center"/>
          </w:tcPr>
          <w:p w14:paraId="4FA05E35">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r>
              <w:rPr>
                <w:rFonts w:hint="eastAsia" w:cs="Times New Roman"/>
                <w:color w:val="auto"/>
                <w:sz w:val="24"/>
                <w:highlight w:val="none"/>
                <w:vertAlign w:val="baseline"/>
                <w:lang w:val="en-US" w:eastAsia="zh-CN"/>
              </w:rPr>
              <w:t>AutoS</w:t>
            </w:r>
          </w:p>
        </w:tc>
        <w:tc>
          <w:tcPr>
            <w:tcW w:w="1850" w:type="dxa"/>
            <w:vAlign w:val="center"/>
          </w:tcPr>
          <w:p w14:paraId="48A0BE76">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吸气压：4-25</w:t>
            </w:r>
          </w:p>
          <w:p w14:paraId="64D79313">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呼气压：4-25</w:t>
            </w:r>
          </w:p>
        </w:tc>
        <w:tc>
          <w:tcPr>
            <w:tcW w:w="1225" w:type="dxa"/>
            <w:vAlign w:val="center"/>
          </w:tcPr>
          <w:p w14:paraId="6260CA20">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79DA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restart"/>
            <w:vAlign w:val="center"/>
          </w:tcPr>
          <w:p w14:paraId="2F5B9582">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YA70Pro</w:t>
            </w:r>
          </w:p>
        </w:tc>
        <w:tc>
          <w:tcPr>
            <w:tcW w:w="3138" w:type="dxa"/>
            <w:vAlign w:val="center"/>
          </w:tcPr>
          <w:p w14:paraId="07E76219">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1850" w:type="dxa"/>
            <w:vAlign w:val="center"/>
          </w:tcPr>
          <w:p w14:paraId="2568323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4~20</w:t>
            </w:r>
          </w:p>
        </w:tc>
        <w:tc>
          <w:tcPr>
            <w:tcW w:w="1225" w:type="dxa"/>
            <w:vAlign w:val="center"/>
          </w:tcPr>
          <w:p w14:paraId="504B1997">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r w14:paraId="578F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72" w:type="dxa"/>
            <w:vMerge w:val="continue"/>
            <w:vAlign w:val="center"/>
          </w:tcPr>
          <w:p w14:paraId="38F5A0FD">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yellow"/>
                <w:vertAlign w:val="baseline"/>
                <w:lang w:val="en-US" w:eastAsia="zh-CN"/>
              </w:rPr>
            </w:pPr>
          </w:p>
        </w:tc>
        <w:tc>
          <w:tcPr>
            <w:tcW w:w="3138" w:type="dxa"/>
            <w:vAlign w:val="center"/>
          </w:tcPr>
          <w:p w14:paraId="7C5C3770">
            <w:pPr>
              <w:widowControl w:val="0"/>
              <w:numPr>
                <w:ilvl w:val="0"/>
                <w:numId w:val="0"/>
              </w:numPr>
              <w:spacing w:line="240" w:lineRule="auto"/>
              <w:ind w:left="0" w:leftChars="0" w:firstLine="0" w:firstLineChars="0"/>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r>
              <w:rPr>
                <w:rFonts w:hint="eastAsia" w:cs="Times New Roman"/>
                <w:color w:val="auto"/>
                <w:sz w:val="24"/>
                <w:highlight w:val="none"/>
                <w:vertAlign w:val="baseline"/>
                <w:lang w:val="en-US" w:eastAsia="zh-CN"/>
              </w:rPr>
              <w:t>AutoS</w:t>
            </w:r>
          </w:p>
        </w:tc>
        <w:tc>
          <w:tcPr>
            <w:tcW w:w="1850" w:type="dxa"/>
            <w:vAlign w:val="center"/>
          </w:tcPr>
          <w:p w14:paraId="52FFB4B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吸气压：4-30</w:t>
            </w:r>
          </w:p>
          <w:p w14:paraId="6D5E48B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呼气压：4-</w:t>
            </w:r>
            <w:r>
              <w:rPr>
                <w:rFonts w:hint="eastAsia" w:cs="Times New Roman"/>
                <w:color w:val="auto"/>
                <w:sz w:val="24"/>
                <w:highlight w:val="none"/>
                <w:vertAlign w:val="baseline"/>
                <w:lang w:val="en-US" w:eastAsia="zh-CN"/>
              </w:rPr>
              <w:t>25</w:t>
            </w:r>
          </w:p>
        </w:tc>
        <w:tc>
          <w:tcPr>
            <w:tcW w:w="1225" w:type="dxa"/>
            <w:vAlign w:val="center"/>
          </w:tcPr>
          <w:p w14:paraId="6482C3E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0.5</w:t>
            </w:r>
          </w:p>
        </w:tc>
      </w:tr>
    </w:tbl>
    <w:p w14:paraId="501AD132">
      <w:pPr>
        <w:pStyle w:val="3"/>
        <w:spacing w:before="120" w:after="120" w:line="360" w:lineRule="auto"/>
        <w:rPr>
          <w:del w:id="436" w:author="95%" w:date="2026-09-18T14:20:37Z"/>
          <w:rFonts w:hint="eastAsia" w:ascii="Times New Roman" w:hAnsi="Times New Roman" w:eastAsia="SimSun" w:cs="Times New Roman"/>
          <w:color w:val="auto"/>
          <w:sz w:val="24"/>
          <w:highlight w:val="none"/>
          <w:lang w:eastAsia="zh-CN"/>
        </w:rPr>
      </w:pPr>
      <w:bookmarkStart w:id="16" w:name="_Toc28184"/>
      <w:r>
        <w:rPr>
          <w:rFonts w:hint="default" w:ascii="Times New Roman" w:hAnsi="Times New Roman" w:eastAsia="SimSun" w:cs="Times New Roman"/>
          <w:color w:val="auto"/>
          <w:sz w:val="24"/>
          <w:highlight w:val="none"/>
        </w:rPr>
        <w:t>1.</w:t>
      </w:r>
      <w:r>
        <w:rPr>
          <w:rFonts w:hint="eastAsia" w:ascii="Times New Roman" w:hAnsi="Times New Roman" w:eastAsia="SimSun" w:cs="Times New Roman"/>
          <w:color w:val="auto"/>
          <w:sz w:val="24"/>
          <w:highlight w:val="none"/>
          <w:lang w:val="en-US" w:eastAsia="zh-CN"/>
        </w:rPr>
        <w:t>5</w:t>
      </w:r>
      <w:r>
        <w:rPr>
          <w:rFonts w:hint="default" w:ascii="Times New Roman" w:hAnsi="Times New Roman" w:eastAsia="SimSun" w:cs="Times New Roman"/>
          <w:color w:val="auto"/>
          <w:sz w:val="24"/>
          <w:highlight w:val="none"/>
        </w:rPr>
        <w:t>产品</w:t>
      </w:r>
      <w:r>
        <w:rPr>
          <w:rFonts w:hint="eastAsia" w:ascii="Times New Roman" w:hAnsi="Times New Roman" w:eastAsia="SimSun" w:cs="Times New Roman"/>
          <w:color w:val="auto"/>
          <w:sz w:val="24"/>
          <w:highlight w:val="none"/>
          <w:lang w:val="en-US" w:eastAsia="zh-CN"/>
        </w:rPr>
        <w:t>规格</w:t>
      </w:r>
    </w:p>
    <w:p w14:paraId="4E9B99CF">
      <w:pPr>
        <w:pStyle w:val="3"/>
        <w:spacing w:before="120" w:after="120"/>
        <w:rPr>
          <w:ins w:id="438" w:author="WPS_1704800824" w:date="2026-05-15T09:42:29Z"/>
          <w:del w:id="439" w:author="95%" w:date="2026-09-18T14:20:35Z"/>
          <w:rFonts w:hint="eastAsia" w:cs="Times New Roman"/>
          <w:color w:val="auto"/>
          <w:highlight w:val="none"/>
          <w:lang w:val="en-US" w:eastAsia="zh-CN"/>
        </w:rPr>
        <w:pPrChange w:id="437" w:author="95%" w:date="2026-09-18T14:20:37Z">
          <w:pPr/>
        </w:pPrChange>
      </w:pPr>
      <w:ins w:id="440" w:author="WPS_1704800824" w:date="2026-05-15T09:42:25Z">
        <w:del w:id="441" w:author="95%" w:date="2026-09-18T14:20:37Z">
          <w:r>
            <w:rPr>
              <w:rFonts w:hint="eastAsia" w:cs="Times New Roman"/>
              <w:color w:val="auto"/>
              <w:highlight w:val="none"/>
              <w:lang w:val="en-US" w:eastAsia="zh-CN"/>
            </w:rPr>
            <w:delText>外壳</w:delText>
          </w:r>
        </w:del>
      </w:ins>
      <w:ins w:id="442" w:author="WPS_1704800824" w:date="2026-05-15T09:42:26Z">
        <w:del w:id="443" w:author="95%" w:date="2026-09-18T14:20:37Z">
          <w:r>
            <w:rPr>
              <w:rFonts w:hint="eastAsia" w:cs="Times New Roman"/>
              <w:color w:val="auto"/>
              <w:highlight w:val="none"/>
              <w:lang w:val="en-US" w:eastAsia="zh-CN"/>
            </w:rPr>
            <w:delText>颜</w:delText>
          </w:r>
        </w:del>
      </w:ins>
      <w:ins w:id="444" w:author="WPS_1704800824" w:date="2026-05-15T09:42:26Z">
        <w:del w:id="445" w:author="95%" w:date="2026-09-18T14:20:36Z">
          <w:r>
            <w:rPr>
              <w:rFonts w:hint="eastAsia" w:cs="Times New Roman"/>
              <w:color w:val="auto"/>
              <w:highlight w:val="none"/>
              <w:lang w:val="en-US" w:eastAsia="zh-CN"/>
            </w:rPr>
            <w:delText>色</w:delText>
          </w:r>
        </w:del>
      </w:ins>
      <w:ins w:id="446" w:author="WPS_1704800824" w:date="2026-05-15T09:42:27Z">
        <w:del w:id="447" w:author="95%" w:date="2026-09-18T14:20:36Z">
          <w:r>
            <w:rPr>
              <w:rFonts w:hint="eastAsia" w:cs="Times New Roman"/>
              <w:color w:val="auto"/>
              <w:highlight w:val="none"/>
              <w:lang w:val="en-US" w:eastAsia="zh-CN"/>
            </w:rPr>
            <w:delText>：</w:delText>
          </w:r>
        </w:del>
      </w:ins>
      <w:del w:id="448" w:author="95%" w:date="2026-09-18T14:20:36Z">
        <w:r>
          <w:rPr>
            <w:rFonts w:hint="eastAsia" w:cs="Times New Roman"/>
            <w:color w:val="auto"/>
            <w:highlight w:val="none"/>
            <w:lang w:val="en-US" w:eastAsia="zh-CN"/>
          </w:rPr>
          <w:delText>鎏金黑、云霞辉、苍穹灰、</w:delText>
        </w:r>
      </w:del>
      <w:del w:id="449" w:author="95%" w:date="2026-09-18T14:20:35Z">
        <w:r>
          <w:rPr>
            <w:rFonts w:hint="eastAsia" w:cs="Times New Roman"/>
            <w:color w:val="auto"/>
            <w:highlight w:val="none"/>
            <w:lang w:val="en-US" w:eastAsia="zh-CN"/>
          </w:rPr>
          <w:delText>月辉银</w:delText>
        </w:r>
      </w:del>
    </w:p>
    <w:p w14:paraId="12FAEAB0">
      <w:pPr>
        <w:pStyle w:val="3"/>
        <w:spacing w:before="120" w:after="120"/>
        <w:rPr>
          <w:ins w:id="451" w:author="95%" w:date="2026-09-18T14:19:57Z"/>
          <w:rFonts w:hint="eastAsia" w:cs="Times New Roman"/>
          <w:color w:val="auto"/>
          <w:highlight w:val="none"/>
          <w:lang w:val="en-US" w:eastAsia="zh-CN"/>
        </w:rPr>
        <w:pPrChange w:id="450" w:author="95%" w:date="2026-09-18T14:20:37Z">
          <w:pPr/>
        </w:pPrChange>
      </w:pPr>
      <w:ins w:id="452" w:author="WPS_1704800824" w:date="2026-05-15T09:42:29Z">
        <w:del w:id="453" w:author="95%" w:date="2026-09-18T14:20:35Z">
          <w:r>
            <w:rPr>
              <w:rFonts w:hint="eastAsia" w:cs="Times New Roman"/>
              <w:color w:val="auto"/>
              <w:highlight w:val="none"/>
              <w:lang w:val="en-US" w:eastAsia="zh-CN"/>
            </w:rPr>
            <w:delText>I</w:delText>
          </w:r>
        </w:del>
      </w:ins>
      <w:ins w:id="454" w:author="WPS_1704800824" w:date="2026-05-15T09:42:30Z">
        <w:del w:id="455" w:author="95%" w:date="2026-09-18T14:20:35Z">
          <w:r>
            <w:rPr>
              <w:rFonts w:hint="eastAsia" w:cs="Times New Roman"/>
              <w:color w:val="auto"/>
              <w:highlight w:val="none"/>
              <w:lang w:val="en-US" w:eastAsia="zh-CN"/>
            </w:rPr>
            <w:delText>M</w:delText>
          </w:r>
        </w:del>
      </w:ins>
      <w:ins w:id="456" w:author="WPS_1704800824" w:date="2026-05-15T09:42:30Z">
        <w:del w:id="457" w:author="95%" w:date="2026-09-18T14:20:34Z">
          <w:r>
            <w:rPr>
              <w:rFonts w:hint="eastAsia" w:cs="Times New Roman"/>
              <w:color w:val="auto"/>
              <w:highlight w:val="none"/>
              <w:lang w:val="en-US" w:eastAsia="zh-CN"/>
            </w:rPr>
            <w:delText>L</w:delText>
          </w:r>
        </w:del>
      </w:ins>
      <w:ins w:id="458" w:author="WPS_1704800824" w:date="2026-05-15T09:42:36Z">
        <w:del w:id="459" w:author="95%" w:date="2026-09-18T14:20:34Z">
          <w:r>
            <w:rPr>
              <w:rFonts w:hint="eastAsia" w:cs="Times New Roman"/>
              <w:color w:val="auto"/>
              <w:highlight w:val="none"/>
              <w:lang w:val="en-US" w:eastAsia="zh-CN"/>
            </w:rPr>
            <w:delText>颜色</w:delText>
          </w:r>
        </w:del>
      </w:ins>
      <w:ins w:id="460" w:author="WPS_1704800824" w:date="2026-05-15T09:42:37Z">
        <w:del w:id="461" w:author="95%" w:date="2026-09-18T14:20:34Z">
          <w:r>
            <w:rPr>
              <w:rFonts w:hint="eastAsia" w:cs="Times New Roman"/>
              <w:color w:val="auto"/>
              <w:highlight w:val="none"/>
              <w:lang w:val="en-US" w:eastAsia="zh-CN"/>
            </w:rPr>
            <w:delText>：</w:delText>
          </w:r>
        </w:del>
      </w:ins>
      <w:ins w:id="462" w:author="WPS_1704800824" w:date="2026-05-15T09:42:38Z">
        <w:del w:id="463" w:author="95%" w:date="2026-09-18T14:19:34Z">
          <w:r>
            <w:rPr>
              <w:rFonts w:hint="eastAsia" w:cs="Times New Roman"/>
              <w:color w:val="auto"/>
              <w:highlight w:val="none"/>
              <w:lang w:val="en-US" w:eastAsia="zh-CN"/>
            </w:rPr>
            <w:delText>黑色</w:delText>
          </w:r>
        </w:del>
      </w:ins>
      <w:ins w:id="464" w:author="WPS_1704800824" w:date="2026-05-15T09:42:38Z">
        <w:del w:id="465" w:author="95%" w:date="2026-09-18T14:20:33Z">
          <w:r>
            <w:rPr>
              <w:rFonts w:hint="eastAsia" w:cs="Times New Roman"/>
              <w:color w:val="auto"/>
              <w:highlight w:val="none"/>
              <w:lang w:val="en-US" w:eastAsia="zh-CN"/>
            </w:rPr>
            <w:delText>、</w:delText>
          </w:r>
        </w:del>
      </w:ins>
    </w:p>
    <w:p w14:paraId="2BCC234D">
      <w:pPr>
        <w:rPr>
          <w:rFonts w:hint="default" w:cs="Times New Roman"/>
          <w:color w:val="auto"/>
          <w:highlight w:val="none"/>
          <w:lang w:val="en-US" w:eastAsia="zh-CN"/>
        </w:rPr>
      </w:pPr>
      <w:ins w:id="466" w:author="95%" w:date="2026-09-18T14:19:59Z">
        <w:r>
          <w:rPr>
            <w:rFonts w:hint="eastAsia" w:cs="Times New Roman"/>
            <w:color w:val="auto"/>
            <w:highlight w:val="none"/>
            <w:lang w:val="en-US" w:eastAsia="zh-CN"/>
          </w:rPr>
          <w:t>鎏金黑</w:t>
        </w:r>
      </w:ins>
      <w:ins w:id="467" w:author="95%" w:date="2026-09-18T14:20:00Z">
        <w:r>
          <w:rPr>
            <w:rFonts w:hint="eastAsia" w:cs="Times New Roman"/>
            <w:color w:val="auto"/>
            <w:highlight w:val="none"/>
            <w:lang w:val="en-US" w:eastAsia="zh-CN"/>
          </w:rPr>
          <w:t>（</w:t>
        </w:r>
      </w:ins>
      <w:ins w:id="468" w:author="95%" w:date="2026-09-18T14:20:01Z">
        <w:r>
          <w:rPr>
            <w:rFonts w:hint="eastAsia" w:cs="Times New Roman"/>
            <w:color w:val="auto"/>
            <w:highlight w:val="none"/>
            <w:lang w:val="en-US" w:eastAsia="zh-CN"/>
          </w:rPr>
          <w:t>深</w:t>
        </w:r>
      </w:ins>
      <w:ins w:id="469" w:author="95%" w:date="2026-09-18T14:20:00Z">
        <w:r>
          <w:rPr>
            <w:rFonts w:hint="eastAsia" w:cs="Times New Roman"/>
            <w:color w:val="auto"/>
            <w:highlight w:val="none"/>
            <w:lang w:val="en-US" w:eastAsia="zh-CN"/>
          </w:rPr>
          <w:t>）</w:t>
        </w:r>
      </w:ins>
      <w:ins w:id="470" w:author="95%" w:date="2026-09-18T14:20:01Z">
        <w:r>
          <w:rPr>
            <w:rFonts w:hint="eastAsia" w:cs="Times New Roman"/>
            <w:color w:val="auto"/>
            <w:highlight w:val="none"/>
            <w:lang w:val="en-US" w:eastAsia="zh-CN"/>
          </w:rPr>
          <w:t>、</w:t>
        </w:r>
      </w:ins>
      <w:ins w:id="471" w:author="95%" w:date="2026-09-18T14:20:03Z">
        <w:r>
          <w:rPr>
            <w:rFonts w:hint="eastAsia" w:cs="Times New Roman"/>
            <w:color w:val="auto"/>
            <w:highlight w:val="none"/>
            <w:lang w:val="en-US" w:eastAsia="zh-CN"/>
          </w:rPr>
          <w:t>鎏金黑（</w:t>
        </w:r>
      </w:ins>
      <w:ins w:id="472" w:author="95%" w:date="2026-09-18T14:20:04Z">
        <w:r>
          <w:rPr>
            <w:rFonts w:hint="eastAsia" w:cs="Times New Roman"/>
            <w:color w:val="auto"/>
            <w:highlight w:val="none"/>
            <w:lang w:val="en-US" w:eastAsia="zh-CN"/>
          </w:rPr>
          <w:t>浅</w:t>
        </w:r>
      </w:ins>
      <w:ins w:id="473" w:author="95%" w:date="2026-09-18T14:20:03Z">
        <w:r>
          <w:rPr>
            <w:rFonts w:hint="eastAsia" w:cs="Times New Roman"/>
            <w:color w:val="auto"/>
            <w:highlight w:val="none"/>
            <w:lang w:val="en-US" w:eastAsia="zh-CN"/>
          </w:rPr>
          <w:t>）</w:t>
        </w:r>
      </w:ins>
      <w:ins w:id="474" w:author="95%" w:date="2026-09-18T14:20:07Z">
        <w:r>
          <w:rPr>
            <w:rFonts w:hint="eastAsia" w:cs="Times New Roman"/>
            <w:color w:val="auto"/>
            <w:highlight w:val="none"/>
            <w:lang w:val="en-US" w:eastAsia="zh-CN"/>
          </w:rPr>
          <w:t>、</w:t>
        </w:r>
      </w:ins>
      <w:ins w:id="475" w:author="95%" w:date="2026-09-18T14:20:09Z">
        <w:r>
          <w:rPr>
            <w:rFonts w:hint="eastAsia" w:cs="Times New Roman"/>
            <w:color w:val="auto"/>
            <w:highlight w:val="none"/>
            <w:lang w:val="en-US" w:eastAsia="zh-CN"/>
          </w:rPr>
          <w:t>云霞辉（</w:t>
        </w:r>
      </w:ins>
      <w:ins w:id="476" w:author="95%" w:date="2026-09-18T14:20:10Z">
        <w:r>
          <w:rPr>
            <w:rFonts w:hint="eastAsia" w:cs="Times New Roman"/>
            <w:color w:val="auto"/>
            <w:highlight w:val="none"/>
            <w:lang w:val="en-US" w:eastAsia="zh-CN"/>
          </w:rPr>
          <w:t>深</w:t>
        </w:r>
      </w:ins>
      <w:ins w:id="477" w:author="95%" w:date="2026-09-18T14:20:09Z">
        <w:r>
          <w:rPr>
            <w:rFonts w:hint="eastAsia" w:cs="Times New Roman"/>
            <w:color w:val="auto"/>
            <w:highlight w:val="none"/>
            <w:lang w:val="en-US" w:eastAsia="zh-CN"/>
          </w:rPr>
          <w:t>）</w:t>
        </w:r>
      </w:ins>
      <w:ins w:id="478" w:author="95%" w:date="2026-09-18T14:20:10Z">
        <w:r>
          <w:rPr>
            <w:rFonts w:hint="eastAsia" w:cs="Times New Roman"/>
            <w:color w:val="auto"/>
            <w:highlight w:val="none"/>
            <w:lang w:val="en-US" w:eastAsia="zh-CN"/>
          </w:rPr>
          <w:t>、</w:t>
        </w:r>
      </w:ins>
      <w:ins w:id="479" w:author="95%" w:date="2026-09-18T14:20:12Z">
        <w:r>
          <w:rPr>
            <w:rFonts w:hint="eastAsia" w:cs="Times New Roman"/>
            <w:color w:val="auto"/>
            <w:highlight w:val="none"/>
            <w:lang w:val="en-US" w:eastAsia="zh-CN"/>
          </w:rPr>
          <w:t>云霞辉（</w:t>
        </w:r>
      </w:ins>
      <w:ins w:id="480" w:author="95%" w:date="2026-09-18T14:20:13Z">
        <w:r>
          <w:rPr>
            <w:rFonts w:hint="eastAsia" w:cs="Times New Roman"/>
            <w:color w:val="auto"/>
            <w:highlight w:val="none"/>
            <w:lang w:val="en-US" w:eastAsia="zh-CN"/>
          </w:rPr>
          <w:t>浅</w:t>
        </w:r>
      </w:ins>
      <w:ins w:id="481" w:author="95%" w:date="2026-09-18T14:20:12Z">
        <w:r>
          <w:rPr>
            <w:rFonts w:hint="eastAsia" w:cs="Times New Roman"/>
            <w:color w:val="auto"/>
            <w:highlight w:val="none"/>
            <w:lang w:val="en-US" w:eastAsia="zh-CN"/>
          </w:rPr>
          <w:t>）</w:t>
        </w:r>
      </w:ins>
      <w:ins w:id="482" w:author="95%" w:date="2026-09-18T14:20:13Z">
        <w:r>
          <w:rPr>
            <w:rFonts w:hint="eastAsia" w:cs="Times New Roman"/>
            <w:color w:val="auto"/>
            <w:highlight w:val="none"/>
            <w:lang w:val="en-US" w:eastAsia="zh-CN"/>
          </w:rPr>
          <w:t>、</w:t>
        </w:r>
      </w:ins>
      <w:ins w:id="483" w:author="95%" w:date="2026-09-18T14:20:16Z">
        <w:r>
          <w:rPr>
            <w:rFonts w:hint="eastAsia" w:cs="Times New Roman"/>
            <w:color w:val="auto"/>
            <w:highlight w:val="none"/>
            <w:lang w:val="en-US" w:eastAsia="zh-CN"/>
          </w:rPr>
          <w:t>苍穹灰（</w:t>
        </w:r>
      </w:ins>
      <w:ins w:id="484" w:author="95%" w:date="2026-09-18T14:20:17Z">
        <w:r>
          <w:rPr>
            <w:rFonts w:hint="eastAsia" w:cs="Times New Roman"/>
            <w:color w:val="auto"/>
            <w:highlight w:val="none"/>
            <w:lang w:val="en-US" w:eastAsia="zh-CN"/>
          </w:rPr>
          <w:t>深）</w:t>
        </w:r>
      </w:ins>
      <w:ins w:id="485" w:author="95%" w:date="2026-09-18T14:20:18Z">
        <w:r>
          <w:rPr>
            <w:rFonts w:hint="eastAsia" w:cs="Times New Roman"/>
            <w:color w:val="auto"/>
            <w:highlight w:val="none"/>
            <w:lang w:val="en-US" w:eastAsia="zh-CN"/>
          </w:rPr>
          <w:t>、</w:t>
        </w:r>
      </w:ins>
      <w:ins w:id="486" w:author="95%" w:date="2026-09-18T14:20:20Z">
        <w:r>
          <w:rPr>
            <w:rFonts w:hint="eastAsia" w:cs="Times New Roman"/>
            <w:color w:val="auto"/>
            <w:highlight w:val="none"/>
            <w:lang w:val="en-US" w:eastAsia="zh-CN"/>
          </w:rPr>
          <w:t>苍穹灰</w:t>
        </w:r>
      </w:ins>
      <w:ins w:id="487" w:author="95%" w:date="2026-09-18T14:20:21Z">
        <w:r>
          <w:rPr>
            <w:rFonts w:hint="eastAsia" w:cs="Times New Roman"/>
            <w:color w:val="auto"/>
            <w:highlight w:val="none"/>
            <w:lang w:val="en-US" w:eastAsia="zh-CN"/>
          </w:rPr>
          <w:t>（</w:t>
        </w:r>
      </w:ins>
      <w:ins w:id="488" w:author="95%" w:date="2026-09-18T14:20:22Z">
        <w:r>
          <w:rPr>
            <w:rFonts w:hint="eastAsia" w:cs="Times New Roman"/>
            <w:color w:val="auto"/>
            <w:highlight w:val="none"/>
            <w:lang w:val="en-US" w:eastAsia="zh-CN"/>
          </w:rPr>
          <w:t>浅</w:t>
        </w:r>
      </w:ins>
      <w:ins w:id="489" w:author="95%" w:date="2026-09-18T14:20:21Z">
        <w:r>
          <w:rPr>
            <w:rFonts w:hint="eastAsia" w:cs="Times New Roman"/>
            <w:color w:val="auto"/>
            <w:highlight w:val="none"/>
            <w:lang w:val="en-US" w:eastAsia="zh-CN"/>
          </w:rPr>
          <w:t>）</w:t>
        </w:r>
      </w:ins>
      <w:ins w:id="490" w:author="95%" w:date="2026-09-18T14:20:23Z">
        <w:r>
          <w:rPr>
            <w:rFonts w:hint="eastAsia" w:cs="Times New Roman"/>
            <w:color w:val="auto"/>
            <w:highlight w:val="none"/>
            <w:lang w:val="en-US" w:eastAsia="zh-CN"/>
          </w:rPr>
          <w:t>、</w:t>
        </w:r>
      </w:ins>
      <w:ins w:id="491" w:author="95%" w:date="2026-09-18T14:20:24Z">
        <w:r>
          <w:rPr>
            <w:rFonts w:hint="eastAsia" w:cs="Times New Roman"/>
            <w:color w:val="auto"/>
            <w:highlight w:val="none"/>
            <w:lang w:val="en-US" w:eastAsia="zh-CN"/>
          </w:rPr>
          <w:t>月辉银</w:t>
        </w:r>
      </w:ins>
      <w:ins w:id="492" w:author="95%" w:date="2026-09-18T14:20:25Z">
        <w:r>
          <w:rPr>
            <w:rFonts w:hint="eastAsia" w:cs="Times New Roman"/>
            <w:color w:val="auto"/>
            <w:highlight w:val="none"/>
            <w:lang w:val="en-US" w:eastAsia="zh-CN"/>
          </w:rPr>
          <w:t>（深）</w:t>
        </w:r>
      </w:ins>
      <w:ins w:id="493" w:author="95%" w:date="2026-09-18T14:20:26Z">
        <w:r>
          <w:rPr>
            <w:rFonts w:hint="eastAsia" w:cs="Times New Roman"/>
            <w:color w:val="auto"/>
            <w:highlight w:val="none"/>
            <w:lang w:val="en-US" w:eastAsia="zh-CN"/>
          </w:rPr>
          <w:t>、</w:t>
        </w:r>
      </w:ins>
      <w:ins w:id="494" w:author="95%" w:date="2026-09-18T14:20:27Z">
        <w:r>
          <w:rPr>
            <w:rFonts w:hint="eastAsia" w:cs="Times New Roman"/>
            <w:color w:val="auto"/>
            <w:highlight w:val="none"/>
            <w:lang w:val="en-US" w:eastAsia="zh-CN"/>
          </w:rPr>
          <w:t>月辉银（</w:t>
        </w:r>
      </w:ins>
      <w:ins w:id="495" w:author="95%" w:date="2026-09-18T14:20:28Z">
        <w:r>
          <w:rPr>
            <w:rFonts w:hint="eastAsia" w:cs="Times New Roman"/>
            <w:color w:val="auto"/>
            <w:highlight w:val="none"/>
            <w:lang w:val="en-US" w:eastAsia="zh-CN"/>
          </w:rPr>
          <w:t>浅</w:t>
        </w:r>
      </w:ins>
      <w:ins w:id="496" w:author="95%" w:date="2026-09-18T14:20:27Z">
        <w:r>
          <w:rPr>
            <w:rFonts w:hint="eastAsia" w:cs="Times New Roman"/>
            <w:color w:val="auto"/>
            <w:highlight w:val="none"/>
            <w:lang w:val="en-US" w:eastAsia="zh-CN"/>
          </w:rPr>
          <w:t>）</w:t>
        </w:r>
      </w:ins>
      <w:ins w:id="497" w:author="WPS_1704800824" w:date="2026-05-15T09:42:40Z">
        <w:del w:id="498" w:author="95%" w:date="2026-09-18T14:19:36Z">
          <w:r>
            <w:rPr>
              <w:rFonts w:hint="eastAsia" w:cs="Times New Roman"/>
              <w:color w:val="auto"/>
              <w:highlight w:val="none"/>
              <w:lang w:val="en-US" w:eastAsia="zh-CN"/>
            </w:rPr>
            <w:delText>白色</w:delText>
          </w:r>
        </w:del>
      </w:ins>
    </w:p>
    <w:p w14:paraId="4AEC7790">
      <w:pPr>
        <w:pStyle w:val="2"/>
        <w:spacing w:after="240" w:line="360" w:lineRule="auto"/>
        <w:rPr>
          <w:rFonts w:hint="default" w:ascii="Times New Roman" w:hAnsi="Times New Roman" w:cs="Times New Roman"/>
          <w:color w:val="auto"/>
          <w:sz w:val="30"/>
          <w:highlight w:val="none"/>
        </w:rPr>
      </w:pPr>
      <w:bookmarkStart w:id="17" w:name="_Toc10568"/>
      <w:r>
        <w:rPr>
          <w:rFonts w:hint="default" w:ascii="Times New Roman" w:hAnsi="Times New Roman" w:cs="Times New Roman"/>
          <w:color w:val="auto"/>
          <w:sz w:val="30"/>
          <w:highlight w:val="none"/>
        </w:rPr>
        <w:t>二、禁忌症</w:t>
      </w:r>
      <w:bookmarkEnd w:id="16"/>
      <w:bookmarkEnd w:id="17"/>
    </w:p>
    <w:p w14:paraId="57721AFF">
      <w:pPr>
        <w:spacing w:before="120" w:beforeLines="50" w:after="120" w:afterLines="50"/>
        <w:rPr>
          <w:rFonts w:hint="default" w:ascii="Times New Roman" w:hAnsi="Times New Roman" w:cs="Times New Roman"/>
          <w:color w:val="auto"/>
          <w:highlight w:val="none"/>
        </w:rPr>
      </w:pPr>
      <w:r>
        <w:rPr>
          <w:rFonts w:hint="default" w:ascii="Times New Roman" w:hAnsi="Times New Roman" w:cs="Times New Roman"/>
          <w:color w:val="auto"/>
          <w:highlight w:val="none"/>
        </w:rPr>
        <w:t>使用者有以下病症时，不宜使用本设备；必须使用时，应由医生决定是否使用本设备。这些病症包括：</w:t>
      </w:r>
    </w:p>
    <w:p w14:paraId="08F606CD">
      <w:pPr>
        <w:pStyle w:val="35"/>
        <w:numPr>
          <w:ilvl w:val="0"/>
          <w:numId w:val="7"/>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绝对禁忌症</w:t>
      </w:r>
    </w:p>
    <w:p w14:paraId="387697F9">
      <w:pPr>
        <w:spacing w:before="120" w:beforeLines="50" w:after="120" w:afterLines="50"/>
        <w:rPr>
          <w:rFonts w:hint="default" w:ascii="Times New Roman" w:hAnsi="Times New Roman" w:cs="Times New Roman"/>
          <w:color w:val="auto"/>
          <w:highlight w:val="none"/>
        </w:rPr>
      </w:pPr>
      <w:r>
        <w:rPr>
          <w:rFonts w:hint="default" w:ascii="Times New Roman" w:hAnsi="Times New Roman" w:cs="Times New Roman"/>
          <w:color w:val="auto"/>
          <w:highlight w:val="none"/>
        </w:rPr>
        <w:t>气胸、纵隔气肿；脑脊液漏、颅脑外伤或颅内外伤或颅内积气；各种不同原因引起的休克且未得到纠正；鼻出血活动期；未得到有效控制的上消化道出血；昏迷或伴意识障碍不能配合或接受鼻罩治疗；巨大声带息肉等。</w:t>
      </w:r>
    </w:p>
    <w:p w14:paraId="2B75DE87">
      <w:pPr>
        <w:pStyle w:val="35"/>
        <w:numPr>
          <w:ilvl w:val="0"/>
          <w:numId w:val="7"/>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相对禁忌症</w:t>
      </w:r>
    </w:p>
    <w:p w14:paraId="3590AA24">
      <w:pPr>
        <w:spacing w:before="120" w:beforeLines="50" w:after="120" w:afterLines="50"/>
        <w:rPr>
          <w:rFonts w:hint="default" w:ascii="Times New Roman" w:hAnsi="Times New Roman" w:cs="Times New Roman"/>
          <w:color w:val="auto"/>
          <w:highlight w:val="none"/>
        </w:rPr>
      </w:pPr>
      <w:r>
        <w:rPr>
          <w:rFonts w:hint="default" w:ascii="Times New Roman" w:hAnsi="Times New Roman" w:cs="Times New Roman"/>
          <w:color w:val="auto"/>
          <w:highlight w:val="none"/>
        </w:rPr>
        <w:t>严重冠心病合并左心衰；中耳炎急性期；呼吸道分泌物多且咳嗽无力；自主呼吸较弱；气管插管（经鼻或口）及气管切开；各种原因引起的无法治疗解除的重度鼻塞；肺大泡；呼吸鼻罩过敏等。</w:t>
      </w:r>
    </w:p>
    <w:p w14:paraId="50F6F3E9">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5439848F">
      <w:pPr>
        <w:spacing w:before="120" w:beforeLines="50" w:after="120" w:afterLines="50"/>
        <w:rPr>
          <w:rFonts w:hint="default" w:ascii="Times New Roman" w:hAnsi="Times New Roman" w:cs="Times New Roman"/>
          <w:color w:val="auto"/>
          <w:highlight w:val="none"/>
        </w:rPr>
      </w:pPr>
      <w:r>
        <w:rPr>
          <w:rFonts w:hint="default" w:ascii="Times New Roman" w:hAnsi="Times New Roman" w:cs="Times New Roman"/>
          <w:color w:val="auto"/>
          <w:highlight w:val="none"/>
        </w:rPr>
        <w:t>本设备在使用过程中可能出现以下副作用：</w:t>
      </w:r>
    </w:p>
    <w:p w14:paraId="34A32326">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口腔、鼻腔或喉咙干燥</w:t>
      </w:r>
    </w:p>
    <w:p w14:paraId="10FF19BB">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鼻衄</w:t>
      </w:r>
    </w:p>
    <w:p w14:paraId="3B151A66">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腹胀气</w:t>
      </w:r>
    </w:p>
    <w:p w14:paraId="709FB872">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耳朵或鼻窦不适</w:t>
      </w:r>
    </w:p>
    <w:p w14:paraId="218563F2">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眼睛刺痛</w:t>
      </w:r>
    </w:p>
    <w:p w14:paraId="140FE966">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接触鼻罩皮肤不适</w:t>
      </w:r>
    </w:p>
    <w:p w14:paraId="5566933A">
      <w:pPr>
        <w:pStyle w:val="35"/>
        <w:numPr>
          <w:ilvl w:val="0"/>
          <w:numId w:val="8"/>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胸部不适</w:t>
      </w:r>
    </w:p>
    <w:p w14:paraId="187EDDE8">
      <w:pPr>
        <w:spacing w:before="120" w:beforeLines="50" w:after="120" w:afterLines="50"/>
        <w:rPr>
          <w:rFonts w:hint="default" w:ascii="Times New Roman" w:hAnsi="Times New Roman" w:cs="Times New Roman"/>
          <w:color w:val="auto"/>
          <w:highlight w:val="none"/>
        </w:rPr>
      </w:pPr>
      <w:r>
        <w:rPr>
          <w:rFonts w:hint="default" w:ascii="Times New Roman" w:hAnsi="Times New Roman" w:cs="Times New Roman"/>
          <w:color w:val="auto"/>
          <w:highlight w:val="none"/>
        </w:rPr>
        <w:t>若出现异常胸痛、严重头痛或呼吸困难程度增加，须告知您的经治医生。若出现急性上呼吸道感染时，可能需要终止治疗。</w:t>
      </w:r>
    </w:p>
    <w:p w14:paraId="4EB218D1">
      <w:pPr>
        <w:rPr>
          <w:rFonts w:hint="default" w:ascii="Times New Roman" w:hAnsi="Times New Roman" w:cs="Times New Roman"/>
          <w:color w:val="auto"/>
          <w:highlight w:val="none"/>
        </w:rPr>
      </w:pPr>
      <w:r>
        <w:rPr>
          <w:rFonts w:hint="default" w:ascii="Times New Roman" w:hAnsi="Times New Roman" w:cs="Times New Roman"/>
          <w:color w:val="auto"/>
          <w:highlight w:val="none"/>
        </w:rPr>
        <w:t>⚠注意</w:t>
      </w:r>
    </w:p>
    <w:p w14:paraId="763E04BE">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如果患者严重呼吸衰竭且无自主呼吸能力，将没有足够的呼吸驱动力来耐受无创性通气治疗，应避免使用本产品。</w:t>
      </w:r>
    </w:p>
    <w:p w14:paraId="765A0286">
      <w:pPr>
        <w:pStyle w:val="2"/>
        <w:spacing w:after="240" w:line="360" w:lineRule="auto"/>
        <w:rPr>
          <w:rFonts w:hint="default" w:ascii="Times New Roman" w:hAnsi="Times New Roman" w:cs="Times New Roman"/>
          <w:color w:val="auto"/>
          <w:sz w:val="30"/>
          <w:highlight w:val="none"/>
        </w:rPr>
      </w:pPr>
      <w:bookmarkStart w:id="18" w:name="_Toc509412670"/>
      <w:bookmarkStart w:id="19" w:name="_Toc478717850"/>
      <w:bookmarkStart w:id="20" w:name="_Toc217548585"/>
      <w:bookmarkStart w:id="21" w:name="_Toc206401084"/>
      <w:bookmarkStart w:id="22" w:name="_Toc478717969"/>
      <w:bookmarkStart w:id="23" w:name="_Toc478718082"/>
      <w:bookmarkStart w:id="24" w:name="_Toc478723825"/>
      <w:bookmarkStart w:id="25" w:name="_Toc4056"/>
      <w:bookmarkStart w:id="26" w:name="_Toc25796"/>
      <w:r>
        <w:rPr>
          <w:rFonts w:hint="default" w:ascii="Times New Roman" w:hAnsi="Times New Roman" w:cs="Times New Roman"/>
          <w:color w:val="auto"/>
          <w:sz w:val="30"/>
          <w:highlight w:val="none"/>
        </w:rPr>
        <w:t>三、</w:t>
      </w:r>
      <w:bookmarkEnd w:id="18"/>
      <w:bookmarkEnd w:id="19"/>
      <w:bookmarkEnd w:id="20"/>
      <w:bookmarkEnd w:id="21"/>
      <w:bookmarkEnd w:id="22"/>
      <w:bookmarkEnd w:id="23"/>
      <w:bookmarkEnd w:id="24"/>
      <w:r>
        <w:rPr>
          <w:rFonts w:hint="default" w:ascii="Times New Roman" w:hAnsi="Times New Roman" w:cs="Times New Roman"/>
          <w:color w:val="auto"/>
          <w:sz w:val="30"/>
          <w:highlight w:val="none"/>
        </w:rPr>
        <w:t>结构组成</w:t>
      </w:r>
      <w:bookmarkEnd w:id="25"/>
      <w:bookmarkEnd w:id="26"/>
    </w:p>
    <w:p w14:paraId="47F728C1">
      <w:pPr>
        <w:pStyle w:val="3"/>
        <w:spacing w:before="120" w:after="120" w:line="360" w:lineRule="auto"/>
        <w:rPr>
          <w:ins w:id="499" w:author="95%" w:date="2026-09-09T11:14:21Z"/>
          <w:rFonts w:hint="eastAsia" w:ascii="Times New Roman" w:hAnsi="Times New Roman" w:eastAsia="SimSun" w:cs="Times New Roman"/>
          <w:b w:val="0"/>
          <w:bCs w:val="0"/>
          <w:color w:val="auto"/>
          <w:sz w:val="24"/>
          <w:szCs w:val="24"/>
          <w:highlight w:val="none"/>
          <w:lang w:val="en-US" w:eastAsia="zh-CN"/>
        </w:rPr>
      </w:pPr>
      <w:bookmarkStart w:id="27" w:name="_Toc126921865"/>
      <w:r>
        <w:rPr>
          <w:rFonts w:hint="eastAsia" w:ascii="Times New Roman" w:hAnsi="Times New Roman" w:eastAsia="SimSun" w:cs="Times New Roman"/>
          <w:b w:val="0"/>
          <w:bCs w:val="0"/>
          <w:color w:val="auto"/>
          <w:sz w:val="24"/>
          <w:szCs w:val="24"/>
          <w:highlight w:val="none"/>
          <w:lang w:val="en-US" w:eastAsia="zh-CN"/>
        </w:rPr>
        <w:t>本产品由主机（含加湿器）、电源适配器、电源线、空气滤芯、管路（选配）、通气鼻罩（选配）、SD卡（选配）、便携包</w:t>
      </w:r>
      <w:del w:id="500" w:author="WPS_1704800824" w:date="2026-07-29T13:59:36Z">
        <w:r>
          <w:rPr>
            <w:rFonts w:hint="eastAsia" w:ascii="Times New Roman" w:hAnsi="Times New Roman" w:eastAsia="SimSun" w:cs="Times New Roman"/>
            <w:b w:val="0"/>
            <w:bCs w:val="0"/>
            <w:color w:val="auto"/>
            <w:sz w:val="24"/>
            <w:szCs w:val="24"/>
            <w:highlight w:val="none"/>
            <w:lang w:val="en-US" w:eastAsia="zh-CN"/>
          </w:rPr>
          <w:delText>（选配）</w:delText>
        </w:r>
      </w:del>
      <w:r>
        <w:rPr>
          <w:rFonts w:hint="eastAsia" w:ascii="Times New Roman" w:hAnsi="Times New Roman" w:eastAsia="SimSun" w:cs="Times New Roman"/>
          <w:b w:val="0"/>
          <w:bCs w:val="0"/>
          <w:color w:val="auto"/>
          <w:sz w:val="24"/>
          <w:szCs w:val="24"/>
          <w:highlight w:val="none"/>
          <w:lang w:val="en-US" w:eastAsia="zh-CN"/>
        </w:rPr>
        <w:t>及随附文件组成。</w:t>
      </w:r>
    </w:p>
    <w:p w14:paraId="3EDAFBEB">
      <w:pPr>
        <w:rPr>
          <w:del w:id="501" w:author="95%" w:date="2026-09-15T15:16:34Z"/>
          <w:rFonts w:hint="default"/>
          <w:lang w:val="en-US" w:eastAsia="zh-CN"/>
        </w:rPr>
      </w:pPr>
      <w:del w:id="502" w:author="95%" w:date="2026-09-15T15:16:34Z">
        <w:r>
          <w:rPr/>
          <w:commentReference w:id="0"/>
        </w:r>
      </w:del>
    </w:p>
    <w:p w14:paraId="1723D4B2">
      <w:pPr>
        <w:pStyle w:val="3"/>
        <w:spacing w:before="120" w:after="120" w:line="360" w:lineRule="auto"/>
        <w:rPr>
          <w:rFonts w:hint="default" w:ascii="Times New Roman" w:hAnsi="Times New Roman" w:eastAsia="SimSun" w:cs="Times New Roman"/>
          <w:color w:val="auto"/>
          <w:sz w:val="24"/>
          <w:highlight w:val="none"/>
        </w:rPr>
      </w:pPr>
      <w:r>
        <w:rPr>
          <w:rFonts w:hint="default" w:ascii="Times New Roman" w:hAnsi="Times New Roman" w:eastAsia="SimSun" w:cs="Times New Roman"/>
          <w:color w:val="auto"/>
          <w:sz w:val="24"/>
          <w:highlight w:val="none"/>
        </w:rPr>
        <w:t>3.1主机</w:t>
      </w:r>
      <w:bookmarkEnd w:id="27"/>
    </w:p>
    <w:p w14:paraId="6B94DF6D">
      <w:pPr>
        <w:pStyle w:val="3"/>
        <w:spacing w:before="120" w:after="120" w:line="360" w:lineRule="auto"/>
        <w:jc w:val="center"/>
        <w:rPr>
          <w:rFonts w:hint="default" w:ascii="Times New Roman" w:hAnsi="Times New Roman" w:cs="Times New Roman"/>
          <w:color w:val="auto"/>
          <w:highlight w:val="none"/>
        </w:rPr>
      </w:pPr>
      <w:r>
        <w:rPr>
          <w:rFonts w:hint="eastAsia"/>
          <w:color w:val="auto"/>
          <w:highlight w:val="none"/>
          <w:lang w:val="en-US" w:eastAsia="zh-CN"/>
        </w:rPr>
        <w:drawing>
          <wp:inline distT="0" distB="0" distL="114300" distR="114300">
            <wp:extent cx="2084705" cy="1496695"/>
            <wp:effectExtent l="0" t="0" r="10795" b="1905"/>
            <wp:docPr id="48" name="图片 48" descr="主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主视图"/>
                    <pic:cNvPicPr>
                      <a:picLocks noChangeAspect="1"/>
                    </pic:cNvPicPr>
                  </pic:nvPicPr>
                  <pic:blipFill>
                    <a:blip r:embed="rId11"/>
                    <a:stretch>
                      <a:fillRect/>
                    </a:stretch>
                  </pic:blipFill>
                  <pic:spPr>
                    <a:xfrm>
                      <a:off x="0" y="0"/>
                      <a:ext cx="2084705" cy="1496695"/>
                    </a:xfrm>
                    <a:prstGeom prst="rect">
                      <a:avLst/>
                    </a:prstGeom>
                  </pic:spPr>
                </pic:pic>
              </a:graphicData>
            </a:graphic>
          </wp:inline>
        </w:drawing>
      </w:r>
      <w:r>
        <w:rPr>
          <w:rFonts w:hint="eastAsia"/>
          <w:color w:val="auto"/>
          <w:highlight w:val="none"/>
          <w:lang w:val="en-US" w:eastAsia="zh-CN"/>
        </w:rPr>
        <w:t xml:space="preserve">   </w:t>
      </w:r>
      <w:r>
        <w:rPr>
          <w:rFonts w:hint="default" w:ascii="Times New Roman" w:hAnsi="Times New Roman" w:cs="Times New Roman"/>
          <w:color w:val="auto"/>
          <w:highlight w:val="none"/>
        </w:rPr>
        <w:drawing>
          <wp:inline distT="0" distB="0" distL="114300" distR="114300">
            <wp:extent cx="2496185" cy="1377950"/>
            <wp:effectExtent l="0" t="0" r="18415" b="12700"/>
            <wp:docPr id="49" name="图片 49" descr="后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后视图"/>
                    <pic:cNvPicPr>
                      <a:picLocks noChangeAspect="1"/>
                    </pic:cNvPicPr>
                  </pic:nvPicPr>
                  <pic:blipFill>
                    <a:blip r:embed="rId12"/>
                    <a:stretch>
                      <a:fillRect/>
                    </a:stretch>
                  </pic:blipFill>
                  <pic:spPr>
                    <a:xfrm>
                      <a:off x="0" y="0"/>
                      <a:ext cx="2496185" cy="1377950"/>
                    </a:xfrm>
                    <a:prstGeom prst="rect">
                      <a:avLst/>
                    </a:prstGeom>
                  </pic:spPr>
                </pic:pic>
              </a:graphicData>
            </a:graphic>
          </wp:inline>
        </w:drawing>
      </w:r>
    </w:p>
    <w:p w14:paraId="7FD31C3A">
      <w:pPr>
        <w:spacing w:before="120" w:beforeLines="50" w:after="120" w:afterLines="5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图3-1主机正面图                   图3-2主机反面图</w:t>
      </w:r>
    </w:p>
    <w:p w14:paraId="28768687">
      <w:pPr>
        <w:spacing w:before="120" w:beforeLines="50" w:after="120" w:afterLines="50"/>
        <w:ind w:firstLine="1680" w:firstLineChars="700"/>
        <w:rPr>
          <w:rFonts w:hint="default" w:ascii="Times New Roman" w:hAnsi="Times New Roman" w:cs="Times New Roman"/>
          <w:color w:val="auto"/>
          <w:highlight w:val="none"/>
        </w:rPr>
      </w:pPr>
    </w:p>
    <w:p w14:paraId="79DC458F">
      <w:pPr>
        <w:spacing w:before="120" w:beforeLines="50" w:after="120" w:afterLines="5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表3-1各部位和控制键的功能用途</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2190"/>
        <w:gridCol w:w="5446"/>
      </w:tblGrid>
      <w:tr w14:paraId="4A34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1EE94CF1">
            <w:pPr>
              <w:spacing w:before="120" w:beforeLines="50" w:after="120" w:afterLines="50" w:line="240" w:lineRule="auto"/>
              <w:jc w:val="center"/>
              <w:rPr>
                <w:rFonts w:hint="default" w:ascii="Times New Roman" w:hAnsi="Times New Roman" w:cs="Times New Roman"/>
                <w:b/>
                <w:color w:val="auto"/>
                <w:highlight w:val="none"/>
              </w:rPr>
            </w:pPr>
            <w:r>
              <w:rPr>
                <w:rFonts w:hint="default" w:ascii="Times New Roman" w:hAnsi="Times New Roman" w:cs="Times New Roman"/>
                <w:b/>
                <w:color w:val="auto"/>
                <w:highlight w:val="none"/>
              </w:rPr>
              <w:t>序 号</w:t>
            </w:r>
          </w:p>
        </w:tc>
        <w:tc>
          <w:tcPr>
            <w:tcW w:w="2190" w:type="dxa"/>
            <w:vAlign w:val="center"/>
          </w:tcPr>
          <w:p w14:paraId="046C3F25">
            <w:pPr>
              <w:spacing w:before="120" w:beforeLines="50" w:after="120" w:afterLines="50" w:line="240" w:lineRule="auto"/>
              <w:jc w:val="center"/>
              <w:rPr>
                <w:rFonts w:hint="default" w:ascii="Times New Roman" w:hAnsi="Times New Roman" w:cs="Times New Roman"/>
                <w:b/>
                <w:color w:val="auto"/>
                <w:highlight w:val="none"/>
              </w:rPr>
            </w:pPr>
            <w:r>
              <w:rPr>
                <w:rFonts w:hint="default" w:ascii="Times New Roman" w:hAnsi="Times New Roman" w:cs="Times New Roman"/>
                <w:b/>
                <w:color w:val="auto"/>
                <w:highlight w:val="none"/>
              </w:rPr>
              <w:t>名  称</w:t>
            </w:r>
          </w:p>
        </w:tc>
        <w:tc>
          <w:tcPr>
            <w:tcW w:w="5446" w:type="dxa"/>
            <w:vAlign w:val="center"/>
          </w:tcPr>
          <w:p w14:paraId="326C48A4">
            <w:pPr>
              <w:spacing w:before="120" w:beforeLines="50" w:after="120" w:afterLines="50" w:line="240" w:lineRule="auto"/>
              <w:jc w:val="center"/>
              <w:rPr>
                <w:rFonts w:hint="default" w:ascii="Times New Roman" w:hAnsi="Times New Roman" w:cs="Times New Roman"/>
                <w:b/>
                <w:color w:val="auto"/>
                <w:highlight w:val="none"/>
              </w:rPr>
            </w:pPr>
            <w:r>
              <w:rPr>
                <w:rFonts w:hint="default" w:ascii="Times New Roman" w:hAnsi="Times New Roman" w:cs="Times New Roman"/>
                <w:b/>
                <w:color w:val="auto"/>
                <w:highlight w:val="none"/>
              </w:rPr>
              <w:t>功能、操作及状态说明</w:t>
            </w:r>
          </w:p>
        </w:tc>
      </w:tr>
      <w:tr w14:paraId="3A2A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3853541D">
            <w:pPr>
              <w:spacing w:before="120" w:beforeLines="50" w:after="120" w:afterLines="50"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w:t>
            </w:r>
          </w:p>
        </w:tc>
        <w:tc>
          <w:tcPr>
            <w:tcW w:w="2190" w:type="dxa"/>
            <w:vAlign w:val="center"/>
          </w:tcPr>
          <w:p w14:paraId="677E93CF">
            <w:pPr>
              <w:spacing w:before="120" w:beforeLines="50" w:after="120" w:afterLines="50" w:line="240" w:lineRule="auto"/>
              <w:jc w:val="center"/>
              <w:rPr>
                <w:rFonts w:hint="default" w:ascii="Times New Roman" w:hAnsi="Times New Roman" w:cs="Times New Roman"/>
                <w:color w:val="auto"/>
                <w:highlight w:val="none"/>
              </w:rPr>
            </w:pPr>
            <w:r>
              <w:rPr>
                <w:rFonts w:hint="eastAsia"/>
                <w:color w:val="auto"/>
                <w:highlight w:val="none"/>
                <w:lang w:val="en-US" w:eastAsia="zh-CN"/>
              </w:rPr>
              <w:t>显示屏</w:t>
            </w:r>
          </w:p>
        </w:tc>
        <w:tc>
          <w:tcPr>
            <w:tcW w:w="5446" w:type="dxa"/>
            <w:vAlign w:val="center"/>
          </w:tcPr>
          <w:p w14:paraId="74FDDE72">
            <w:pPr>
              <w:spacing w:before="120" w:beforeLines="50" w:after="120" w:afterLines="50" w:line="240" w:lineRule="auto"/>
              <w:rPr>
                <w:rFonts w:hint="default" w:ascii="Times New Roman" w:hAnsi="Times New Roman" w:cs="Times New Roman"/>
                <w:color w:val="auto"/>
                <w:highlight w:val="none"/>
              </w:rPr>
            </w:pPr>
            <w:r>
              <w:rPr>
                <w:rFonts w:hint="eastAsia"/>
                <w:color w:val="auto"/>
                <w:highlight w:val="none"/>
                <w:lang w:val="en-US" w:eastAsia="zh-CN"/>
              </w:rPr>
              <w:t>3.2寸触摸彩屏，显示操作设置、提示和监测数据等信息。</w:t>
            </w:r>
          </w:p>
        </w:tc>
      </w:tr>
      <w:tr w14:paraId="59EE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026AD70D">
            <w:pPr>
              <w:spacing w:before="120" w:beforeLines="50" w:after="120" w:afterLines="50"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w:t>
            </w:r>
          </w:p>
        </w:tc>
        <w:tc>
          <w:tcPr>
            <w:tcW w:w="2190" w:type="dxa"/>
            <w:vAlign w:val="center"/>
          </w:tcPr>
          <w:p w14:paraId="667FBA35">
            <w:pPr>
              <w:spacing w:before="120" w:beforeLines="50" w:after="120" w:afterLines="50" w:line="240" w:lineRule="auto"/>
              <w:jc w:val="center"/>
              <w:rPr>
                <w:rFonts w:hint="default" w:ascii="Times New Roman" w:hAnsi="Times New Roman" w:eastAsia="SimSun" w:cs="Times New Roman"/>
                <w:color w:val="auto"/>
                <w:highlight w:val="none"/>
                <w:lang w:eastAsia="zh-CN"/>
              </w:rPr>
            </w:pPr>
            <w:r>
              <w:rPr>
                <w:rFonts w:hint="eastAsia"/>
                <w:color w:val="auto"/>
                <w:highlight w:val="none"/>
                <w:lang w:val="en-US" w:eastAsia="zh-CN"/>
              </w:rPr>
              <w:t>启停按键</w:t>
            </w:r>
          </w:p>
        </w:tc>
        <w:tc>
          <w:tcPr>
            <w:tcW w:w="5446" w:type="dxa"/>
            <w:vAlign w:val="center"/>
          </w:tcPr>
          <w:p w14:paraId="4DB9E053">
            <w:pPr>
              <w:spacing w:before="120" w:beforeLines="50" w:after="120" w:afterLines="50" w:line="240" w:lineRule="auto"/>
              <w:rPr>
                <w:rFonts w:hint="default" w:ascii="Times New Roman" w:hAnsi="Times New Roman" w:cs="Times New Roman"/>
                <w:color w:val="auto"/>
                <w:highlight w:val="none"/>
              </w:rPr>
            </w:pPr>
            <w:r>
              <w:rPr>
                <w:rFonts w:hint="eastAsia"/>
                <w:color w:val="auto"/>
                <w:highlight w:val="none"/>
                <w:lang w:val="en-US" w:eastAsia="zh-CN"/>
              </w:rPr>
              <w:t>按压此键启动或停止通气。</w:t>
            </w:r>
          </w:p>
        </w:tc>
      </w:tr>
      <w:tr w14:paraId="4050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169EA6A1">
            <w:pPr>
              <w:spacing w:before="120" w:beforeLines="50" w:after="120" w:afterLines="50"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3</w:t>
            </w:r>
          </w:p>
        </w:tc>
        <w:tc>
          <w:tcPr>
            <w:tcW w:w="2190" w:type="dxa"/>
            <w:vAlign w:val="center"/>
          </w:tcPr>
          <w:p w14:paraId="768FBFA9">
            <w:pPr>
              <w:spacing w:before="120" w:beforeLines="50" w:after="120" w:afterLines="50" w:line="240" w:lineRule="auto"/>
              <w:jc w:val="center"/>
              <w:rPr>
                <w:rFonts w:hint="default" w:ascii="Times New Roman" w:hAnsi="Times New Roman" w:cs="Times New Roman"/>
                <w:color w:val="auto"/>
                <w:highlight w:val="none"/>
              </w:rPr>
            </w:pPr>
            <w:r>
              <w:rPr>
                <w:rFonts w:hint="eastAsia"/>
                <w:color w:val="auto"/>
                <w:highlight w:val="none"/>
                <w:lang w:val="en-US" w:eastAsia="zh-CN"/>
              </w:rPr>
              <w:t>开机指示灯</w:t>
            </w:r>
          </w:p>
        </w:tc>
        <w:tc>
          <w:tcPr>
            <w:tcW w:w="5446" w:type="dxa"/>
            <w:vAlign w:val="center"/>
          </w:tcPr>
          <w:p w14:paraId="08AC97E3">
            <w:pPr>
              <w:spacing w:before="120" w:beforeLines="50" w:after="120" w:afterLines="50" w:line="240" w:lineRule="auto"/>
              <w:rPr>
                <w:rFonts w:hint="default" w:ascii="Times New Roman" w:hAnsi="Times New Roman" w:cs="Times New Roman"/>
                <w:color w:val="auto"/>
                <w:highlight w:val="none"/>
                <w:lang w:val="en-US"/>
              </w:rPr>
            </w:pPr>
            <w:r>
              <w:rPr>
                <w:rFonts w:hint="eastAsia"/>
                <w:color w:val="auto"/>
                <w:highlight w:val="none"/>
                <w:lang w:val="en-US" w:eastAsia="zh-CN"/>
              </w:rPr>
              <w:t>双色灯，开机后亮绿灯，运行中亮白灯</w:t>
            </w:r>
          </w:p>
        </w:tc>
      </w:tr>
      <w:tr w14:paraId="493F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57CB08DB">
            <w:pPr>
              <w:spacing w:before="120" w:beforeLines="50" w:after="120" w:afterLines="50"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4</w:t>
            </w:r>
          </w:p>
        </w:tc>
        <w:tc>
          <w:tcPr>
            <w:tcW w:w="2190" w:type="dxa"/>
            <w:vAlign w:val="center"/>
          </w:tcPr>
          <w:p w14:paraId="7B0F8AB2">
            <w:pPr>
              <w:spacing w:before="120" w:beforeLines="50" w:after="120" w:afterLines="50" w:line="240" w:lineRule="auto"/>
              <w:jc w:val="center"/>
              <w:rPr>
                <w:rFonts w:hint="default" w:ascii="Times New Roman" w:hAnsi="Times New Roman" w:cs="Times New Roman"/>
                <w:color w:val="auto"/>
                <w:highlight w:val="none"/>
              </w:rPr>
            </w:pPr>
            <w:r>
              <w:rPr>
                <w:rFonts w:hint="eastAsia"/>
                <w:color w:val="auto"/>
                <w:highlight w:val="none"/>
                <w:lang w:val="en-US" w:eastAsia="zh-CN"/>
              </w:rPr>
              <w:t>光源感应器</w:t>
            </w:r>
          </w:p>
        </w:tc>
        <w:tc>
          <w:tcPr>
            <w:tcW w:w="5446" w:type="dxa"/>
            <w:vAlign w:val="center"/>
          </w:tcPr>
          <w:p w14:paraId="110A2E72">
            <w:pPr>
              <w:spacing w:before="120" w:beforeLines="50" w:after="120" w:afterLines="50" w:line="240" w:lineRule="auto"/>
              <w:rPr>
                <w:rFonts w:hint="default" w:ascii="Times New Roman" w:hAnsi="Times New Roman" w:cs="Times New Roman"/>
                <w:color w:val="auto"/>
                <w:highlight w:val="none"/>
              </w:rPr>
            </w:pPr>
            <w:r>
              <w:rPr>
                <w:rFonts w:hint="eastAsia"/>
                <w:color w:val="auto"/>
                <w:highlight w:val="none"/>
                <w:lang w:val="en-US" w:eastAsia="zh-CN"/>
              </w:rPr>
              <w:t>用于LED背光调节。</w:t>
            </w:r>
          </w:p>
        </w:tc>
      </w:tr>
      <w:tr w14:paraId="4D9C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35CD5C1B">
            <w:pPr>
              <w:spacing w:before="120" w:beforeLines="50" w:after="120" w:afterLines="50" w:line="240" w:lineRule="auto"/>
              <w:jc w:val="center"/>
              <w:rPr>
                <w:rFonts w:hint="default" w:ascii="Times New Roman" w:hAnsi="Times New Roman" w:eastAsia="SimSun" w:cs="Times New Roman"/>
                <w:color w:val="auto"/>
                <w:highlight w:val="none"/>
                <w:lang w:val="en-US" w:eastAsia="zh-CN"/>
              </w:rPr>
            </w:pPr>
            <w:r>
              <w:rPr>
                <w:rFonts w:hint="default" w:ascii="Times New Roman" w:hAnsi="Times New Roman" w:cs="Times New Roman"/>
                <w:color w:val="auto"/>
                <w:highlight w:val="none"/>
                <w:lang w:val="en-US" w:eastAsia="zh-CN"/>
              </w:rPr>
              <w:t>5</w:t>
            </w:r>
          </w:p>
        </w:tc>
        <w:tc>
          <w:tcPr>
            <w:tcW w:w="2190" w:type="dxa"/>
            <w:shd w:val="clear" w:color="auto" w:fill="auto"/>
            <w:vAlign w:val="center"/>
          </w:tcPr>
          <w:p w14:paraId="28C8DDF8">
            <w:pPr>
              <w:spacing w:before="120" w:beforeLines="50" w:after="120" w:afterLines="50" w:line="240" w:lineRule="auto"/>
              <w:jc w:val="center"/>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水箱</w:t>
            </w:r>
          </w:p>
        </w:tc>
        <w:tc>
          <w:tcPr>
            <w:tcW w:w="5446" w:type="dxa"/>
            <w:shd w:val="clear" w:color="auto" w:fill="auto"/>
            <w:vAlign w:val="center"/>
          </w:tcPr>
          <w:p w14:paraId="6DEE6E35">
            <w:pPr>
              <w:spacing w:before="120" w:beforeLines="50" w:after="120" w:afterLines="50" w:line="240" w:lineRule="auto"/>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提供加湿功能，满足8小时使用。</w:t>
            </w:r>
          </w:p>
        </w:tc>
      </w:tr>
      <w:tr w14:paraId="2C1D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54B4CE5E">
            <w:pPr>
              <w:spacing w:before="120" w:beforeLines="50" w:after="120" w:afterLines="50" w:line="240" w:lineRule="auto"/>
              <w:jc w:val="center"/>
              <w:rPr>
                <w:rFonts w:hint="default" w:ascii="Times New Roman" w:hAnsi="Times New Roman" w:cs="Times New Roman"/>
                <w:color w:val="auto"/>
                <w:highlight w:val="none"/>
                <w:lang w:val="en-US" w:eastAsia="zh-CN"/>
              </w:rPr>
            </w:pPr>
            <w:bookmarkStart w:id="28" w:name="_Toc126921866"/>
            <w:bookmarkStart w:id="29" w:name="_Toc217548586"/>
            <w:bookmarkStart w:id="30" w:name="_Toc206401085"/>
            <w:r>
              <w:rPr>
                <w:rFonts w:hint="eastAsia" w:cs="Times New Roman"/>
                <w:color w:val="auto"/>
                <w:highlight w:val="none"/>
                <w:lang w:val="en-US" w:eastAsia="zh-CN"/>
              </w:rPr>
              <w:t>6</w:t>
            </w:r>
          </w:p>
        </w:tc>
        <w:tc>
          <w:tcPr>
            <w:tcW w:w="2190" w:type="dxa"/>
            <w:shd w:val="clear" w:color="auto" w:fill="auto"/>
            <w:vAlign w:val="center"/>
          </w:tcPr>
          <w:p w14:paraId="19AA7296">
            <w:pPr>
              <w:spacing w:before="120" w:beforeLines="50" w:after="120" w:afterLines="50" w:line="240" w:lineRule="auto"/>
              <w:jc w:val="center"/>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出风口</w:t>
            </w:r>
          </w:p>
        </w:tc>
        <w:tc>
          <w:tcPr>
            <w:tcW w:w="5446" w:type="dxa"/>
            <w:shd w:val="clear" w:color="auto" w:fill="auto"/>
            <w:vAlign w:val="center"/>
          </w:tcPr>
          <w:p w14:paraId="1C04D5F1">
            <w:pPr>
              <w:spacing w:before="120" w:beforeLines="50" w:after="120" w:afterLines="50" w:line="240" w:lineRule="auto"/>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连接管路，输出加压空气。</w:t>
            </w:r>
          </w:p>
        </w:tc>
      </w:tr>
      <w:tr w14:paraId="598B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0C3526F4">
            <w:pPr>
              <w:spacing w:before="120" w:beforeLines="50" w:after="120" w:afterLines="50" w:line="240" w:lineRule="auto"/>
              <w:jc w:val="center"/>
              <w:rPr>
                <w:rFonts w:hint="default" w:ascii="Times New Roman" w:hAnsi="Times New Roman" w:cs="Times New Roman"/>
                <w:color w:val="auto"/>
                <w:highlight w:val="none"/>
                <w:lang w:val="en-US" w:eastAsia="zh-CN"/>
              </w:rPr>
            </w:pPr>
            <w:r>
              <w:rPr>
                <w:rFonts w:hint="eastAsia" w:cs="Times New Roman"/>
                <w:color w:val="auto"/>
                <w:highlight w:val="none"/>
                <w:lang w:val="en-US" w:eastAsia="zh-CN"/>
              </w:rPr>
              <w:t>7</w:t>
            </w:r>
          </w:p>
        </w:tc>
        <w:tc>
          <w:tcPr>
            <w:tcW w:w="2190" w:type="dxa"/>
            <w:shd w:val="clear" w:color="auto" w:fill="auto"/>
            <w:vAlign w:val="center"/>
          </w:tcPr>
          <w:p w14:paraId="5BDB0DF8">
            <w:pPr>
              <w:spacing w:before="120" w:beforeLines="50" w:after="120" w:afterLines="50" w:line="240" w:lineRule="auto"/>
              <w:jc w:val="center"/>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电源接口</w:t>
            </w:r>
          </w:p>
        </w:tc>
        <w:tc>
          <w:tcPr>
            <w:tcW w:w="5446" w:type="dxa"/>
            <w:shd w:val="clear" w:color="auto" w:fill="auto"/>
            <w:vAlign w:val="center"/>
          </w:tcPr>
          <w:p w14:paraId="71376B09">
            <w:pPr>
              <w:spacing w:before="120" w:beforeLines="50" w:after="120" w:afterLines="50" w:line="240" w:lineRule="auto"/>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连接直流电源的接口。</w:t>
            </w:r>
          </w:p>
        </w:tc>
      </w:tr>
      <w:tr w14:paraId="6EDC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32563E0F">
            <w:pPr>
              <w:spacing w:before="120" w:beforeLines="50" w:after="120" w:afterLines="50" w:line="240" w:lineRule="auto"/>
              <w:jc w:val="center"/>
              <w:rPr>
                <w:rFonts w:hint="default" w:ascii="Times New Roman" w:hAnsi="Times New Roman" w:cs="Times New Roman"/>
                <w:color w:val="auto"/>
                <w:highlight w:val="none"/>
                <w:lang w:val="en-US" w:eastAsia="zh-CN"/>
              </w:rPr>
            </w:pPr>
            <w:r>
              <w:rPr>
                <w:rFonts w:hint="eastAsia" w:cs="Times New Roman"/>
                <w:color w:val="auto"/>
                <w:highlight w:val="none"/>
                <w:lang w:val="en-US" w:eastAsia="zh-CN"/>
              </w:rPr>
              <w:t>8</w:t>
            </w:r>
          </w:p>
        </w:tc>
        <w:tc>
          <w:tcPr>
            <w:tcW w:w="2190" w:type="dxa"/>
            <w:shd w:val="clear" w:color="auto" w:fill="auto"/>
            <w:vAlign w:val="center"/>
          </w:tcPr>
          <w:p w14:paraId="48603FB6">
            <w:pPr>
              <w:spacing w:before="120" w:beforeLines="50" w:after="120" w:afterLines="50" w:line="240" w:lineRule="auto"/>
              <w:jc w:val="center"/>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SD卡槽</w:t>
            </w:r>
          </w:p>
        </w:tc>
        <w:tc>
          <w:tcPr>
            <w:tcW w:w="5446" w:type="dxa"/>
            <w:shd w:val="clear" w:color="auto" w:fill="auto"/>
            <w:vAlign w:val="center"/>
          </w:tcPr>
          <w:p w14:paraId="183DD40B">
            <w:pPr>
              <w:spacing w:before="120" w:beforeLines="50" w:after="120" w:afterLines="50" w:line="240" w:lineRule="auto"/>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可插入SD卡。</w:t>
            </w:r>
          </w:p>
        </w:tc>
      </w:tr>
      <w:tr w14:paraId="14FE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21790455">
            <w:pPr>
              <w:spacing w:before="120" w:beforeLines="50" w:after="120" w:afterLines="50" w:line="240" w:lineRule="auto"/>
              <w:jc w:val="center"/>
              <w:rPr>
                <w:rFonts w:hint="default" w:ascii="Times New Roman" w:hAnsi="Times New Roman" w:cs="Times New Roman"/>
                <w:color w:val="auto"/>
                <w:highlight w:val="none"/>
                <w:lang w:val="en-US" w:eastAsia="zh-CN"/>
              </w:rPr>
            </w:pPr>
            <w:r>
              <w:rPr>
                <w:rFonts w:hint="eastAsia" w:cs="Times New Roman"/>
                <w:color w:val="auto"/>
                <w:highlight w:val="none"/>
                <w:lang w:val="en-US" w:eastAsia="zh-CN"/>
              </w:rPr>
              <w:t>9</w:t>
            </w:r>
          </w:p>
        </w:tc>
        <w:tc>
          <w:tcPr>
            <w:tcW w:w="2190" w:type="dxa"/>
            <w:shd w:val="clear" w:color="auto" w:fill="auto"/>
            <w:vAlign w:val="center"/>
          </w:tcPr>
          <w:p w14:paraId="64EE3DED">
            <w:pPr>
              <w:spacing w:before="120" w:beforeLines="50" w:after="120" w:afterLines="50" w:line="240" w:lineRule="auto"/>
              <w:jc w:val="center"/>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进风口</w:t>
            </w:r>
          </w:p>
        </w:tc>
        <w:tc>
          <w:tcPr>
            <w:tcW w:w="5446" w:type="dxa"/>
            <w:shd w:val="clear" w:color="auto" w:fill="auto"/>
            <w:vAlign w:val="center"/>
          </w:tcPr>
          <w:p w14:paraId="41BC2111">
            <w:pPr>
              <w:spacing w:before="120" w:beforeLines="50" w:after="120" w:afterLines="50" w:line="240" w:lineRule="auto"/>
              <w:rPr>
                <w:rFonts w:hint="default" w:ascii="Times New Roman" w:hAnsi="Times New Roman" w:eastAsia="SimSun" w:cs="Times New Roman"/>
                <w:color w:val="auto"/>
                <w:kern w:val="2"/>
                <w:sz w:val="24"/>
                <w:szCs w:val="24"/>
                <w:highlight w:val="none"/>
                <w:lang w:val="en-US" w:eastAsia="zh-CN" w:bidi="ar-SA"/>
              </w:rPr>
            </w:pPr>
            <w:r>
              <w:rPr>
                <w:rFonts w:hint="eastAsia"/>
                <w:color w:val="auto"/>
                <w:highlight w:val="none"/>
                <w:lang w:val="en-US" w:eastAsia="zh-CN"/>
              </w:rPr>
              <w:t>空气由此进入机器。</w:t>
            </w:r>
          </w:p>
        </w:tc>
      </w:tr>
      <w:tr w14:paraId="4E8D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40" w:type="dxa"/>
            <w:vAlign w:val="center"/>
          </w:tcPr>
          <w:p w14:paraId="602AA89E">
            <w:pPr>
              <w:spacing w:before="120" w:beforeLines="50" w:after="120" w:afterLines="50" w:line="240" w:lineRule="auto"/>
              <w:jc w:val="center"/>
              <w:rPr>
                <w:rFonts w:hint="default" w:ascii="Times New Roman" w:hAnsi="Times New Roman" w:cs="Times New Roman"/>
                <w:color w:val="auto"/>
                <w:highlight w:val="none"/>
                <w:lang w:val="en-US" w:eastAsia="zh-CN"/>
              </w:rPr>
            </w:pPr>
            <w:r>
              <w:rPr>
                <w:rFonts w:hint="eastAsia" w:cs="Times New Roman"/>
                <w:color w:val="auto"/>
                <w:highlight w:val="none"/>
                <w:lang w:val="en-US" w:eastAsia="zh-CN"/>
              </w:rPr>
              <w:t>10</w:t>
            </w:r>
          </w:p>
        </w:tc>
        <w:tc>
          <w:tcPr>
            <w:tcW w:w="2190" w:type="dxa"/>
            <w:shd w:val="clear" w:color="auto" w:fill="auto"/>
            <w:vAlign w:val="center"/>
          </w:tcPr>
          <w:p w14:paraId="6B6FA49F">
            <w:pPr>
              <w:spacing w:before="120" w:beforeLines="50" w:after="120" w:afterLines="50" w:line="240" w:lineRule="auto"/>
              <w:jc w:val="center"/>
              <w:rPr>
                <w:rFonts w:hint="eastAsia"/>
                <w:color w:val="auto"/>
                <w:highlight w:val="none"/>
                <w:lang w:val="en-US" w:eastAsia="zh-CN"/>
              </w:rPr>
            </w:pPr>
            <w:r>
              <w:rPr>
                <w:rFonts w:hint="eastAsia"/>
                <w:color w:val="auto"/>
                <w:highlight w:val="none"/>
                <w:lang w:val="en-US" w:eastAsia="zh-CN"/>
              </w:rPr>
              <w:t>滤芯盖</w:t>
            </w:r>
          </w:p>
        </w:tc>
        <w:tc>
          <w:tcPr>
            <w:tcW w:w="5446" w:type="dxa"/>
            <w:shd w:val="clear" w:color="auto" w:fill="auto"/>
            <w:vAlign w:val="center"/>
          </w:tcPr>
          <w:p w14:paraId="33B5A912">
            <w:pPr>
              <w:spacing w:before="120" w:beforeLines="50" w:after="120" w:afterLines="50" w:line="240" w:lineRule="auto"/>
              <w:rPr>
                <w:rFonts w:hint="eastAsia"/>
                <w:color w:val="auto"/>
                <w:highlight w:val="none"/>
                <w:lang w:val="en-US" w:eastAsia="zh-CN"/>
              </w:rPr>
            </w:pPr>
            <w:r>
              <w:rPr>
                <w:rFonts w:hint="eastAsia"/>
                <w:color w:val="auto"/>
                <w:highlight w:val="none"/>
                <w:lang w:val="en-US" w:eastAsia="zh-CN"/>
              </w:rPr>
              <w:t>内部可安装空气滤芯，用于过滤进入设备的空气中的粉尘。</w:t>
            </w:r>
          </w:p>
        </w:tc>
      </w:tr>
    </w:tbl>
    <w:p w14:paraId="78078AB3">
      <w:pPr>
        <w:pStyle w:val="3"/>
        <w:spacing w:before="120" w:after="120" w:line="360" w:lineRule="auto"/>
        <w:rPr>
          <w:rFonts w:hint="default" w:ascii="Times New Roman" w:hAnsi="Times New Roman" w:eastAsia="SimSun" w:cs="Times New Roman"/>
          <w:color w:val="auto"/>
          <w:sz w:val="24"/>
          <w:highlight w:val="none"/>
        </w:rPr>
      </w:pPr>
      <w:r>
        <w:rPr>
          <w:rFonts w:hint="default" w:ascii="Times New Roman" w:hAnsi="Times New Roman" w:eastAsia="SimSun" w:cs="Times New Roman"/>
          <w:color w:val="auto"/>
          <w:sz w:val="24"/>
          <w:highlight w:val="none"/>
        </w:rPr>
        <w:t>3.2控制软件</w:t>
      </w:r>
      <w:bookmarkEnd w:id="28"/>
    </w:p>
    <w:p w14:paraId="153DDFC6">
      <w:pPr>
        <w:rPr>
          <w:rFonts w:hint="default" w:ascii="Times New Roman" w:hAnsi="Times New Roman" w:cs="Times New Roman"/>
          <w:color w:val="auto"/>
          <w:highlight w:val="none"/>
        </w:rPr>
      </w:pPr>
      <w:r>
        <w:rPr>
          <w:rFonts w:hint="default" w:ascii="Times New Roman" w:hAnsi="Times New Roman" w:eastAsia="SimSun" w:cs="Times New Roman"/>
          <w:color w:val="auto"/>
          <w:sz w:val="24"/>
          <w:szCs w:val="24"/>
          <w:highlight w:val="none"/>
        </w:rPr>
        <w:t>YZFTools</w:t>
      </w:r>
      <w:r>
        <w:rPr>
          <w:rFonts w:hint="default" w:ascii="Times New Roman" w:hAnsi="Times New Roman" w:cs="Times New Roman"/>
          <w:color w:val="auto"/>
          <w:highlight w:val="none"/>
        </w:rPr>
        <w:t>是本设备配套软件，用户可以通过该软件设置呼吸机参数，控制呼吸机运行状态。呼吸机可以将运行数据传输至APP中显示、存储并上传到云平台。APP还可以获取云平台的远程参数设置以及实现呼吸机的在线固件升级。</w:t>
      </w:r>
    </w:p>
    <w:p w14:paraId="49160951">
      <w:pPr>
        <w:rPr>
          <w:rFonts w:hint="default" w:ascii="Times New Roman" w:hAnsi="Times New Roman" w:cs="Times New Roman"/>
          <w:color w:val="auto"/>
          <w:highlight w:val="none"/>
        </w:rPr>
      </w:pPr>
      <w:r>
        <w:rPr>
          <w:rFonts w:hint="default" w:ascii="Times New Roman" w:hAnsi="Times New Roman" w:cs="Times New Roman"/>
          <w:color w:val="auto"/>
          <w:highlight w:val="none"/>
        </w:rPr>
        <w:t>名称：</w:t>
      </w:r>
      <w:r>
        <w:rPr>
          <w:rFonts w:hint="default" w:ascii="Times New Roman" w:hAnsi="Times New Roman" w:eastAsia="SimSun" w:cs="Times New Roman"/>
          <w:color w:val="auto"/>
          <w:sz w:val="24"/>
          <w:szCs w:val="24"/>
          <w:highlight w:val="none"/>
        </w:rPr>
        <w:t>YZFTools</w:t>
      </w:r>
      <w:r>
        <w:rPr>
          <w:rFonts w:hint="default" w:ascii="Times New Roman" w:hAnsi="Times New Roman" w:cs="Times New Roman"/>
          <w:color w:val="auto"/>
          <w:highlight w:val="none"/>
        </w:rPr>
        <w:t xml:space="preserve">     版本号：V1    发布日期：202</w:t>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rPr>
        <w:t>年</w:t>
      </w:r>
      <w:r>
        <w:rPr>
          <w:rFonts w:hint="default" w:ascii="Times New Roman" w:hAnsi="Times New Roman" w:cs="Times New Roman"/>
          <w:color w:val="auto"/>
          <w:highlight w:val="none"/>
          <w:lang w:val="en-US" w:eastAsia="zh-CN"/>
        </w:rPr>
        <w:t>2</w:t>
      </w:r>
      <w:r>
        <w:rPr>
          <w:rFonts w:hint="default" w:ascii="Times New Roman" w:hAnsi="Times New Roman" w:cs="Times New Roman"/>
          <w:color w:val="auto"/>
          <w:highlight w:val="none"/>
        </w:rPr>
        <w:t>月</w:t>
      </w:r>
    </w:p>
    <w:p w14:paraId="3229BF28">
      <w:pPr>
        <w:rPr>
          <w:rFonts w:hint="default" w:ascii="Times New Roman" w:hAnsi="Times New Roman" w:cs="Times New Roman"/>
          <w:color w:val="auto"/>
          <w:highlight w:val="none"/>
        </w:rPr>
      </w:pPr>
    </w:p>
    <w:p w14:paraId="5A38CB77">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3EB5A970">
      <w:pPr>
        <w:pStyle w:val="35"/>
        <w:numPr>
          <w:ilvl w:val="0"/>
          <w:numId w:val="9"/>
        </w:numPr>
        <w:ind w:firstLineChars="0"/>
        <w:rPr>
          <w:rFonts w:hint="default" w:ascii="Times New Roman" w:hAnsi="Times New Roman" w:cs="Times New Roman"/>
          <w:color w:val="auto"/>
          <w:highlight w:val="none"/>
        </w:rPr>
      </w:pPr>
      <w:r>
        <w:rPr>
          <w:rFonts w:hint="default" w:ascii="Times New Roman" w:hAnsi="Times New Roman" w:eastAsia="SimSun" w:cs="Times New Roman"/>
          <w:color w:val="auto"/>
          <w:sz w:val="24"/>
          <w:szCs w:val="24"/>
          <w:highlight w:val="none"/>
        </w:rPr>
        <w:t>YZFTools</w:t>
      </w:r>
      <w:r>
        <w:rPr>
          <w:rFonts w:hint="default" w:ascii="Times New Roman" w:hAnsi="Times New Roman" w:cs="Times New Roman"/>
          <w:color w:val="auto"/>
          <w:highlight w:val="none"/>
        </w:rPr>
        <w:t>软件需要连接互联网才能正常使用，因此需要具备可靠的网络连接条件。</w:t>
      </w:r>
    </w:p>
    <w:p w14:paraId="697871BB">
      <w:pPr>
        <w:pStyle w:val="35"/>
        <w:numPr>
          <w:ilvl w:val="0"/>
          <w:numId w:val="9"/>
        </w:numPr>
        <w:ind w:firstLineChars="0"/>
        <w:rPr>
          <w:rFonts w:hint="default" w:ascii="Times New Roman" w:hAnsi="Times New Roman" w:eastAsia="SimSun" w:cs="Times New Roman"/>
          <w:color w:val="auto"/>
          <w:sz w:val="24"/>
          <w:szCs w:val="24"/>
          <w:highlight w:val="none"/>
        </w:rPr>
      </w:pPr>
      <w:r>
        <w:rPr>
          <w:rFonts w:hint="default" w:ascii="Times New Roman" w:hAnsi="Times New Roman" w:eastAsia="SimSun" w:cs="Times New Roman"/>
          <w:color w:val="auto"/>
          <w:sz w:val="24"/>
          <w:szCs w:val="24"/>
          <w:highlight w:val="none"/>
        </w:rPr>
        <w:t>本产品</w:t>
      </w:r>
      <w:r>
        <w:rPr>
          <w:rFonts w:hint="default" w:ascii="Times New Roman" w:hAnsi="Times New Roman" w:eastAsia="SimSun" w:cs="Times New Roman"/>
          <w:color w:val="auto"/>
          <w:sz w:val="24"/>
          <w:szCs w:val="24"/>
          <w:highlight w:val="none"/>
          <w:lang w:val="en-US"/>
        </w:rPr>
        <w:t>能够兼容杀毒</w:t>
      </w:r>
      <w:r>
        <w:rPr>
          <w:rFonts w:hint="default" w:ascii="Times New Roman" w:hAnsi="Times New Roman" w:eastAsia="SimSun" w:cs="Times New Roman"/>
          <w:color w:val="auto"/>
          <w:sz w:val="24"/>
          <w:szCs w:val="24"/>
          <w:highlight w:val="none"/>
        </w:rPr>
        <w:t>软件</w:t>
      </w:r>
      <w:r>
        <w:rPr>
          <w:rFonts w:hint="default" w:ascii="Times New Roman" w:hAnsi="Times New Roman" w:eastAsia="SimSun" w:cs="Times New Roman"/>
          <w:color w:val="auto"/>
          <w:sz w:val="24"/>
          <w:szCs w:val="24"/>
          <w:highlight w:val="none"/>
          <w:lang w:val="en-US"/>
        </w:rPr>
        <w:t>腾讯手机助手</w:t>
      </w:r>
      <w:r>
        <w:rPr>
          <w:rFonts w:hint="default" w:ascii="Times New Roman" w:hAnsi="Times New Roman" w:eastAsia="SimSun" w:cs="Times New Roman"/>
          <w:color w:val="auto"/>
          <w:sz w:val="24"/>
          <w:szCs w:val="24"/>
          <w:highlight w:val="none"/>
        </w:rPr>
        <w:t>实时保护、防止数据泄露、安全浏览、更新和升级、兼容性等方面的要求。</w:t>
      </w:r>
    </w:p>
    <w:p w14:paraId="67071079">
      <w:pPr>
        <w:pStyle w:val="3"/>
        <w:spacing w:before="120" w:after="120" w:line="360" w:lineRule="auto"/>
        <w:rPr>
          <w:rFonts w:hint="default" w:ascii="Times New Roman" w:hAnsi="Times New Roman" w:eastAsia="SimSun" w:cs="Times New Roman"/>
          <w:color w:val="auto"/>
          <w:sz w:val="24"/>
          <w:highlight w:val="none"/>
        </w:rPr>
      </w:pPr>
      <w:bookmarkStart w:id="31" w:name="_Toc126921868"/>
      <w:r>
        <w:rPr>
          <w:rFonts w:hint="default" w:ascii="Times New Roman" w:hAnsi="Times New Roman" w:cs="Times New Roman"/>
          <w:color w:val="auto"/>
          <w:highlight w:val="none"/>
        </w:rPr>
        <w:t xml:space="preserve"> </w:t>
      </w:r>
      <w:r>
        <w:rPr>
          <w:rFonts w:hint="default" w:ascii="Times New Roman" w:hAnsi="Times New Roman" w:eastAsia="SimSun" w:cs="Times New Roman"/>
          <w:color w:val="auto"/>
          <w:sz w:val="24"/>
          <w:highlight w:val="none"/>
        </w:rPr>
        <w:t>APP下载及安装</w:t>
      </w:r>
      <w:bookmarkEnd w:id="31"/>
    </w:p>
    <w:p w14:paraId="5A58AD71">
      <w:pPr>
        <w:rPr>
          <w:rFonts w:hint="default" w:ascii="Times New Roman" w:hAnsi="Times New Roman" w:cs="Times New Roman"/>
          <w:color w:val="auto"/>
          <w:highlight w:val="none"/>
        </w:rPr>
      </w:pPr>
      <w:r>
        <w:rPr>
          <w:rFonts w:hint="default" w:ascii="Times New Roman" w:hAnsi="Times New Roman" w:cs="Times New Roman"/>
          <w:color w:val="auto"/>
          <w:highlight w:val="none"/>
        </w:rPr>
        <w:t>1)</w:t>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在腾讯应用宝、华为应用市场</w:t>
      </w:r>
      <w:r>
        <w:rPr>
          <w:rFonts w:hint="default" w:ascii="Times New Roman" w:hAnsi="Times New Roman" w:cs="Times New Roman"/>
          <w:color w:val="auto"/>
          <w:highlight w:val="none"/>
          <w:lang w:val="en-US" w:eastAsia="zh-CN"/>
        </w:rPr>
        <w:t>及苹果商店</w:t>
      </w:r>
      <w:r>
        <w:rPr>
          <w:rFonts w:hint="default" w:ascii="Times New Roman" w:hAnsi="Times New Roman" w:cs="Times New Roman"/>
          <w:color w:val="auto"/>
          <w:highlight w:val="none"/>
        </w:rPr>
        <w:t>等搜索</w:t>
      </w:r>
      <w:r>
        <w:rPr>
          <w:rFonts w:hint="eastAsia" w:ascii="Times New Roman" w:hAnsi="Times New Roman" w:cs="Times New Roman"/>
          <w:color w:val="auto"/>
          <w:highlight w:val="none"/>
          <w:lang w:eastAsia="zh-CN"/>
        </w:rPr>
        <w:t>“</w:t>
      </w:r>
      <w:r>
        <w:rPr>
          <w:rFonts w:hint="default" w:ascii="Times New Roman" w:hAnsi="Times New Roman" w:eastAsia="SimSun" w:cs="Times New Roman"/>
          <w:color w:val="auto"/>
          <w:sz w:val="24"/>
          <w:szCs w:val="24"/>
          <w:highlight w:val="none"/>
        </w:rPr>
        <w:t>YZFTools</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下载安装；</w:t>
      </w:r>
    </w:p>
    <w:p w14:paraId="0A465ED9">
      <w:pPr>
        <w:rPr>
          <w:rFonts w:hint="default" w:ascii="Times New Roman" w:hAnsi="Times New Roman" w:cs="Times New Roman"/>
          <w:color w:val="auto"/>
          <w:highlight w:val="none"/>
        </w:rPr>
      </w:pPr>
      <w:r>
        <w:rPr>
          <w:rFonts w:hint="default" w:ascii="Times New Roman" w:hAnsi="Times New Roman" w:cs="Times New Roman"/>
          <w:color w:val="auto"/>
          <w:highlight w:val="none"/>
        </w:rPr>
        <w:t>2)</w:t>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扫描下面二维码进入网页后可下载</w:t>
      </w:r>
      <w:r>
        <w:rPr>
          <w:rFonts w:hint="eastAsia" w:ascii="Times New Roman" w:hAnsi="Times New Roman" w:cs="Times New Roman"/>
          <w:color w:val="auto"/>
          <w:highlight w:val="none"/>
          <w:lang w:eastAsia="zh-CN"/>
        </w:rPr>
        <w:t>“</w:t>
      </w:r>
      <w:r>
        <w:rPr>
          <w:rFonts w:hint="default" w:ascii="Times New Roman" w:hAnsi="Times New Roman" w:eastAsia="SimSun" w:cs="Times New Roman"/>
          <w:color w:val="auto"/>
          <w:sz w:val="24"/>
          <w:szCs w:val="24"/>
          <w:highlight w:val="none"/>
        </w:rPr>
        <w:t>YZFTools</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APP。</w:t>
      </w:r>
    </w:p>
    <w:p w14:paraId="04FAC3DA">
      <w:pPr>
        <w:jc w:val="center"/>
        <w:rPr>
          <w:rFonts w:hint="eastAsia" w:ascii="Times New Roman" w:hAnsi="Times New Roman" w:eastAsia="SimSun" w:cs="Times New Roman"/>
          <w:color w:val="auto"/>
          <w:highlight w:val="none"/>
          <w:lang w:eastAsia="zh-CN"/>
        </w:rPr>
      </w:pPr>
      <w:r>
        <w:rPr>
          <w:rFonts w:hint="eastAsia" w:ascii="Times New Roman" w:hAnsi="Times New Roman" w:eastAsia="SimSun" w:cs="Times New Roman"/>
          <w:color w:val="auto"/>
          <w:highlight w:val="none"/>
          <w:lang w:eastAsia="zh-CN"/>
        </w:rPr>
        <w:drawing>
          <wp:inline distT="0" distB="0" distL="114300" distR="114300">
            <wp:extent cx="1409700" cy="1409700"/>
            <wp:effectExtent l="0" t="0" r="7620" b="7620"/>
            <wp:docPr id="50" name="图片 50" descr="YZFTOOLS二维码（新）_2025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YZFTOOLS二维码（新）_20251201"/>
                    <pic:cNvPicPr>
                      <a:picLocks noChangeAspect="1"/>
                    </pic:cNvPicPr>
                  </pic:nvPicPr>
                  <pic:blipFill>
                    <a:blip r:embed="rId13"/>
                    <a:stretch>
                      <a:fillRect/>
                    </a:stretch>
                  </pic:blipFill>
                  <pic:spPr>
                    <a:xfrm>
                      <a:off x="0" y="0"/>
                      <a:ext cx="1409700" cy="1409700"/>
                    </a:xfrm>
                    <a:prstGeom prst="rect">
                      <a:avLst/>
                    </a:prstGeom>
                  </pic:spPr>
                </pic:pic>
              </a:graphicData>
            </a:graphic>
          </wp:inline>
        </w:drawing>
      </w:r>
    </w:p>
    <w:p w14:paraId="672BE3D1">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6C2A009A">
      <w:pPr>
        <w:pStyle w:val="35"/>
        <w:numPr>
          <w:ilvl w:val="0"/>
          <w:numId w:val="0"/>
        </w:numPr>
        <w:ind w:leftChars="0"/>
        <w:rPr>
          <w:rFonts w:hint="default" w:ascii="Times New Roman" w:hAnsi="Times New Roman" w:cs="Times New Roman"/>
          <w:color w:val="auto"/>
          <w:highlight w:val="none"/>
        </w:rPr>
      </w:pPr>
      <w:r>
        <w:rPr>
          <w:rFonts w:hint="default" w:ascii="Times New Roman" w:hAnsi="Times New Roman" w:cs="Times New Roman"/>
          <w:color w:val="auto"/>
          <w:highlight w:val="none"/>
        </w:rPr>
        <w:t>设备仅需绑定一次，绑定后除非解绑，否则无须再次绑定。</w:t>
      </w:r>
    </w:p>
    <w:p w14:paraId="3B3C661A">
      <w:pPr>
        <w:rPr>
          <w:rFonts w:hint="default" w:ascii="Times New Roman" w:hAnsi="Times New Roman" w:cs="Times New Roman"/>
          <w:color w:val="auto"/>
          <w:highlight w:val="none"/>
        </w:rPr>
      </w:pPr>
    </w:p>
    <w:p w14:paraId="7B054C73">
      <w:pPr>
        <w:pStyle w:val="2"/>
        <w:spacing w:after="240" w:line="360" w:lineRule="auto"/>
        <w:rPr>
          <w:rFonts w:hint="default" w:ascii="Times New Roman" w:hAnsi="Times New Roman" w:cs="Times New Roman"/>
          <w:color w:val="auto"/>
          <w:sz w:val="30"/>
          <w:highlight w:val="none"/>
        </w:rPr>
      </w:pPr>
      <w:bookmarkStart w:id="32" w:name="_Toc4730"/>
      <w:bookmarkStart w:id="33" w:name="_Toc9334"/>
      <w:r>
        <w:rPr>
          <w:rFonts w:hint="eastAsia" w:ascii="Times New Roman" w:hAnsi="Times New Roman" w:cs="Times New Roman"/>
          <w:color w:val="auto"/>
          <w:sz w:val="30"/>
          <w:highlight w:val="none"/>
          <w:lang w:val="en-US" w:eastAsia="zh-CN"/>
        </w:rPr>
        <w:t>四、</w:t>
      </w:r>
      <w:r>
        <w:rPr>
          <w:rFonts w:hint="default" w:ascii="Times New Roman" w:hAnsi="Times New Roman" w:cs="Times New Roman"/>
          <w:color w:val="auto"/>
          <w:sz w:val="30"/>
          <w:highlight w:val="none"/>
        </w:rPr>
        <w:t>使用步骤</w:t>
      </w:r>
      <w:bookmarkEnd w:id="32"/>
      <w:bookmarkEnd w:id="33"/>
    </w:p>
    <w:p w14:paraId="3738B838">
      <w:pPr>
        <w:pStyle w:val="3"/>
        <w:spacing w:before="120" w:after="120" w:line="360" w:lineRule="auto"/>
        <w:rPr>
          <w:rFonts w:hint="default" w:ascii="Times New Roman" w:hAnsi="Times New Roman" w:eastAsia="SimSun" w:cs="Times New Roman"/>
          <w:color w:val="auto"/>
          <w:sz w:val="24"/>
          <w:highlight w:val="none"/>
        </w:rPr>
      </w:pPr>
      <w:bookmarkStart w:id="34" w:name="_Toc12894"/>
      <w:r>
        <w:rPr>
          <w:rFonts w:hint="eastAsia" w:ascii="Times New Roman" w:hAnsi="Times New Roman" w:eastAsia="SimSun" w:cs="Times New Roman"/>
          <w:color w:val="auto"/>
          <w:sz w:val="24"/>
          <w:highlight w:val="none"/>
          <w:lang w:val="en-US" w:eastAsia="zh-CN"/>
        </w:rPr>
        <w:t>4.1</w:t>
      </w:r>
      <w:r>
        <w:rPr>
          <w:rFonts w:hint="default" w:ascii="Times New Roman" w:hAnsi="Times New Roman" w:eastAsia="SimSun" w:cs="Times New Roman"/>
          <w:color w:val="auto"/>
          <w:sz w:val="24"/>
          <w:highlight w:val="none"/>
        </w:rPr>
        <w:t>装箱清单</w:t>
      </w:r>
      <w:bookmarkEnd w:id="34"/>
    </w:p>
    <w:p w14:paraId="55753EBE">
      <w:pPr>
        <w:rPr>
          <w:rFonts w:hint="default" w:ascii="Times New Roman" w:hAnsi="Times New Roman" w:cs="Times New Roman"/>
          <w:color w:val="auto"/>
          <w:highlight w:val="none"/>
        </w:rPr>
      </w:pPr>
      <w:r>
        <w:rPr>
          <w:rFonts w:hint="default" w:ascii="Times New Roman" w:hAnsi="Times New Roman" w:cs="Times New Roman"/>
          <w:color w:val="auto"/>
          <w:highlight w:val="none"/>
        </w:rPr>
        <w:t>开箱后请检查以下部件（不同型号的产品包含不同的部件，以产品附带的装箱清单为准）：</w:t>
      </w:r>
    </w:p>
    <w:p w14:paraId="67DB4623">
      <w:pPr>
        <w:ind w:firstLine="0"/>
        <w:rPr>
          <w:rFonts w:hint="eastAsia" w:cs="Times New Roman"/>
          <w:color w:val="auto"/>
          <w:highlight w:val="none"/>
          <w:lang w:val="en-US" w:eastAsia="zh-CN"/>
        </w:rPr>
      </w:pPr>
      <w:r>
        <w:rPr>
          <w:rFonts w:hint="eastAsia" w:cs="Times New Roman"/>
          <w:color w:val="auto"/>
          <w:highlight w:val="none"/>
          <w:lang w:val="en-US" w:eastAsia="zh-CN"/>
        </w:rPr>
        <w:t>·主机（含加温湿化器）</w:t>
      </w:r>
    </w:p>
    <w:p w14:paraId="2419BBF4">
      <w:pPr>
        <w:ind w:firstLine="0"/>
        <w:rPr>
          <w:rFonts w:hint="eastAsia" w:cs="Times New Roman"/>
          <w:color w:val="auto"/>
          <w:highlight w:val="none"/>
          <w:lang w:val="en-US" w:eastAsia="zh-CN"/>
        </w:rPr>
      </w:pPr>
      <w:r>
        <w:rPr>
          <w:rFonts w:hint="eastAsia" w:cs="Times New Roman"/>
          <w:color w:val="auto"/>
          <w:highlight w:val="none"/>
          <w:lang w:val="en-US" w:eastAsia="zh-CN"/>
        </w:rPr>
        <w:t>·电源适配器</w:t>
      </w:r>
    </w:p>
    <w:p w14:paraId="04FCBDAE">
      <w:pPr>
        <w:ind w:firstLine="0"/>
        <w:rPr>
          <w:rFonts w:hint="default" w:cs="Times New Roman"/>
          <w:color w:val="auto"/>
          <w:highlight w:val="none"/>
          <w:lang w:val="en-US" w:eastAsia="zh-CN"/>
        </w:rPr>
      </w:pPr>
      <w:r>
        <w:rPr>
          <w:rFonts w:hint="eastAsia" w:cs="Times New Roman"/>
          <w:color w:val="auto"/>
          <w:highlight w:val="none"/>
          <w:lang w:val="en-US" w:eastAsia="zh-CN"/>
        </w:rPr>
        <w:t>·电源线</w:t>
      </w:r>
    </w:p>
    <w:p w14:paraId="0B2F5A6F">
      <w:pPr>
        <w:ind w:firstLine="0"/>
        <w:rPr>
          <w:rFonts w:hint="eastAsia" w:cs="Times New Roman"/>
          <w:color w:val="auto"/>
          <w:highlight w:val="none"/>
          <w:lang w:val="en-US" w:eastAsia="zh-CN"/>
        </w:rPr>
      </w:pPr>
      <w:r>
        <w:rPr>
          <w:rFonts w:hint="eastAsia" w:cs="Times New Roman"/>
          <w:color w:val="auto"/>
          <w:highlight w:val="none"/>
          <w:lang w:val="en-US" w:eastAsia="zh-CN"/>
        </w:rPr>
        <w:t>·空气滤芯</w:t>
      </w:r>
    </w:p>
    <w:p w14:paraId="5998B177">
      <w:pPr>
        <w:ind w:firstLine="0"/>
        <w:rPr>
          <w:rFonts w:hint="eastAsia" w:cs="Times New Roman"/>
          <w:color w:val="auto"/>
          <w:highlight w:val="none"/>
          <w:lang w:val="en-US" w:eastAsia="zh-CN"/>
        </w:rPr>
      </w:pPr>
      <w:r>
        <w:rPr>
          <w:rFonts w:hint="eastAsia" w:cs="Times New Roman"/>
          <w:color w:val="auto"/>
          <w:highlight w:val="none"/>
          <w:lang w:val="en-US" w:eastAsia="zh-CN"/>
        </w:rPr>
        <w:t>·管路（选配）</w:t>
      </w:r>
    </w:p>
    <w:p w14:paraId="61477124">
      <w:pPr>
        <w:ind w:firstLine="0"/>
        <w:rPr>
          <w:rFonts w:hint="eastAsia" w:cs="Times New Roman"/>
          <w:color w:val="auto"/>
          <w:highlight w:val="none"/>
          <w:lang w:val="en-US" w:eastAsia="zh-CN"/>
        </w:rPr>
      </w:pPr>
      <w:r>
        <w:rPr>
          <w:rFonts w:hint="eastAsia" w:cs="Times New Roman"/>
          <w:color w:val="auto"/>
          <w:highlight w:val="none"/>
          <w:lang w:val="en-US" w:eastAsia="zh-CN"/>
        </w:rPr>
        <w:t>·通气鼻罩（选配）</w:t>
      </w:r>
    </w:p>
    <w:p w14:paraId="5814E7D8">
      <w:pPr>
        <w:ind w:firstLine="0"/>
        <w:rPr>
          <w:rFonts w:hint="eastAsia" w:cs="Times New Roman"/>
          <w:color w:val="auto"/>
          <w:highlight w:val="none"/>
          <w:lang w:val="en-US" w:eastAsia="zh-CN"/>
        </w:rPr>
      </w:pPr>
      <w:r>
        <w:rPr>
          <w:rFonts w:hint="eastAsia" w:cs="Times New Roman"/>
          <w:color w:val="auto"/>
          <w:highlight w:val="none"/>
          <w:lang w:val="en-US" w:eastAsia="zh-CN"/>
        </w:rPr>
        <w:t>·SD卡（选配）</w:t>
      </w:r>
    </w:p>
    <w:p w14:paraId="2DE8EE06">
      <w:pPr>
        <w:jc w:val="left"/>
        <w:rPr>
          <w:color w:val="auto"/>
          <w:highlight w:val="none"/>
        </w:rPr>
      </w:pPr>
      <w:r>
        <w:rPr>
          <w:rFonts w:hint="eastAsia" w:cs="Times New Roman"/>
          <w:color w:val="auto"/>
          <w:highlight w:val="none"/>
          <w:lang w:val="en-US" w:eastAsia="zh-CN"/>
        </w:rPr>
        <w:t>·便携包</w:t>
      </w:r>
      <w:del w:id="503" w:author="WPS_1704800824" w:date="2026-07-29T14:00:01Z">
        <w:r>
          <w:rPr>
            <w:rFonts w:hint="eastAsia" w:cs="Times New Roman"/>
            <w:color w:val="auto"/>
            <w:highlight w:val="none"/>
            <w:lang w:val="en-US" w:eastAsia="zh-CN"/>
          </w:rPr>
          <w:delText>（选配）</w:delText>
        </w:r>
      </w:del>
    </w:p>
    <w:p w14:paraId="24E6EC86">
      <w:pPr>
        <w:jc w:val="left"/>
        <w:rPr>
          <w:rFonts w:hint="default"/>
          <w:color w:val="auto"/>
          <w:highlight w:val="none"/>
        </w:rPr>
      </w:pPr>
      <w:r>
        <w:rPr>
          <w:rFonts w:hint="eastAsia" w:cs="Times New Roman"/>
          <w:color w:val="auto"/>
          <w:highlight w:val="none"/>
          <w:lang w:val="en-US" w:eastAsia="zh-CN"/>
        </w:rPr>
        <w:t>·随附文件（一套）</w:t>
      </w:r>
    </w:p>
    <w:p w14:paraId="7EF0553F">
      <w:pPr>
        <w:numPr>
          <w:ilvl w:val="0"/>
          <w:numId w:val="0"/>
        </w:numPr>
        <w:rPr>
          <w:rFonts w:hint="default"/>
          <w:b/>
          <w:bCs/>
          <w:color w:val="auto"/>
          <w:highlight w:val="none"/>
        </w:rPr>
      </w:pPr>
    </w:p>
    <w:p w14:paraId="3029A43C">
      <w:pPr>
        <w:pStyle w:val="3"/>
        <w:spacing w:before="120" w:after="120" w:line="360" w:lineRule="auto"/>
        <w:rPr>
          <w:rFonts w:hint="default" w:ascii="Times New Roman" w:hAnsi="Times New Roman" w:eastAsia="SimSun" w:cs="Times New Roman"/>
          <w:color w:val="auto"/>
          <w:sz w:val="24"/>
          <w:highlight w:val="none"/>
        </w:rPr>
      </w:pPr>
      <w:bookmarkStart w:id="35" w:name="_Toc126921881"/>
      <w:r>
        <w:rPr>
          <w:rFonts w:hint="default" w:ascii="Times New Roman" w:hAnsi="Times New Roman" w:eastAsia="SimSun" w:cs="Times New Roman"/>
          <w:color w:val="auto"/>
          <w:sz w:val="24"/>
          <w:highlight w:val="none"/>
        </w:rPr>
        <w:t>4.</w:t>
      </w:r>
      <w:r>
        <w:rPr>
          <w:rFonts w:hint="eastAsia" w:ascii="Times New Roman" w:hAnsi="Times New Roman" w:eastAsia="SimSun" w:cs="Times New Roman"/>
          <w:color w:val="auto"/>
          <w:sz w:val="24"/>
          <w:highlight w:val="none"/>
          <w:lang w:val="en-US" w:eastAsia="zh-CN"/>
        </w:rPr>
        <w:t>2</w:t>
      </w:r>
      <w:r>
        <w:rPr>
          <w:rFonts w:hint="default" w:ascii="Times New Roman" w:hAnsi="Times New Roman" w:eastAsia="SimSun" w:cs="Times New Roman"/>
          <w:color w:val="auto"/>
          <w:sz w:val="24"/>
          <w:highlight w:val="none"/>
        </w:rPr>
        <w:t>安装空气滤芯</w:t>
      </w:r>
      <w:bookmarkEnd w:id="35"/>
    </w:p>
    <w:p w14:paraId="1801BDA2">
      <w:pPr>
        <w:rPr>
          <w:rFonts w:hint="default" w:ascii="Times New Roman" w:hAnsi="Times New Roman" w:cs="Times New Roman"/>
          <w:color w:val="auto"/>
          <w:sz w:val="20"/>
          <w:szCs w:val="20"/>
          <w:highlight w:val="none"/>
        </w:rPr>
      </w:pPr>
      <w:r>
        <w:rPr>
          <w:rFonts w:hint="default" w:ascii="Times New Roman" w:hAnsi="Times New Roman" w:cs="Times New Roman"/>
          <w:color w:val="auto"/>
          <w:highlight w:val="none"/>
        </w:rPr>
        <w:t>（1）</w:t>
      </w:r>
      <w:r>
        <w:rPr>
          <w:rFonts w:hint="eastAsia" w:cs="Times New Roman"/>
          <w:color w:val="auto"/>
          <w:highlight w:val="none"/>
          <w:lang w:val="en-US" w:eastAsia="zh-CN"/>
        </w:rPr>
        <w:t>向下按压打开主机侧面的滤芯盖。</w:t>
      </w:r>
    </w:p>
    <w:p w14:paraId="51ACEE0A">
      <w:pPr>
        <w:spacing w:before="120" w:beforeLines="50" w:after="120" w:afterLines="50"/>
        <w:jc w:val="both"/>
        <w:rPr>
          <w:rFonts w:hint="eastAsia" w:cs="Times New Roman"/>
          <w:color w:val="auto"/>
          <w:highlight w:val="none"/>
          <w:lang w:val="en-US" w:eastAsia="zh-CN"/>
        </w:rPr>
      </w:pPr>
      <w:r>
        <w:rPr>
          <w:rFonts w:hint="default" w:ascii="Times New Roman" w:hAnsi="Times New Roman" w:cs="Times New Roman"/>
          <w:color w:val="auto"/>
          <w:highlight w:val="none"/>
        </w:rPr>
        <w:t>（2）</w:t>
      </w:r>
      <w:r>
        <w:rPr>
          <w:rFonts w:hint="eastAsia" w:cs="Times New Roman"/>
          <w:color w:val="auto"/>
          <w:highlight w:val="none"/>
          <w:lang w:val="en-US" w:eastAsia="zh-CN"/>
        </w:rPr>
        <w:t>放入空气滤芯，确保平整后关上滤芯盖。</w:t>
      </w:r>
    </w:p>
    <w:p w14:paraId="29625079">
      <w:pPr>
        <w:spacing w:before="120" w:beforeLines="50" w:after="120" w:afterLines="50"/>
        <w:jc w:val="center"/>
        <w:rPr>
          <w:rFonts w:hint="default" w:ascii="Times New Roman" w:hAnsi="Times New Roman" w:cs="Times New Roman"/>
          <w:color w:val="auto"/>
          <w:highlight w:val="none"/>
        </w:rPr>
      </w:pPr>
      <w:r>
        <w:rPr>
          <w:color w:val="auto"/>
          <w:sz w:val="24"/>
          <w:highlight w:val="none"/>
        </w:rPr>
        <mc:AlternateContent>
          <mc:Choice Requires="wps">
            <w:drawing>
              <wp:anchor distT="0" distB="0" distL="114300" distR="114300" simplePos="0" relativeHeight="251660288" behindDoc="0" locked="0" layoutInCell="1" allowOverlap="1">
                <wp:simplePos x="0" y="0"/>
                <wp:positionH relativeFrom="column">
                  <wp:posOffset>1788160</wp:posOffset>
                </wp:positionH>
                <wp:positionV relativeFrom="paragraph">
                  <wp:posOffset>149225</wp:posOffset>
                </wp:positionV>
                <wp:extent cx="194310" cy="291465"/>
                <wp:effectExtent l="12700" t="12700" r="21590" b="15875"/>
                <wp:wrapNone/>
                <wp:docPr id="22" name="下箭头 22"/>
                <wp:cNvGraphicFramePr/>
                <a:graphic xmlns:a="http://schemas.openxmlformats.org/drawingml/2006/main">
                  <a:graphicData uri="http://schemas.microsoft.com/office/word/2010/wordprocessingShape">
                    <wps:wsp>
                      <wps:cNvSpPr/>
                      <wps:spPr>
                        <a:xfrm>
                          <a:off x="2747645" y="693420"/>
                          <a:ext cx="194310" cy="29146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22" o:spid="_x0000_s1026" o:spt="67" type="#_x0000_t67" style="position:absolute;left:0pt;margin-left:140.8pt;margin-top:11.75pt;height:22.95pt;width:15.3pt;z-index:251660288;v-text-anchor:middle;mso-width-relative:page;mso-height-relative:page;" fillcolor="#4F81BD [3204]" filled="t" stroked="t" coordsize="21600,21600" o:gfxdata="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TDi5TZAAAA&#10;CQEAAA8AAAAAAAAAAQAgAAAAIgAAAGRycy9kb3ducmV2LnhtbFBLAQIUABQAAAAIAIdO4kDtWblc&#10;jgIAABMFAAAOAAAAAAAAAAEAIAAAACgBAABkcnMvZTJvRG9jLnhtbFBLBQYAAAAABgAGAFkBAAAo&#10;BgAAAAA=&#10;" adj="14400,5400">
                <v:fill on="t" focussize="0,0"/>
                <v:stroke weight="2pt" color="#376092 [2404]" joinstyle="round"/>
                <v:imagedata o:title=""/>
                <o:lock v:ext="edit" aspectratio="f"/>
              </v:shape>
            </w:pict>
          </mc:Fallback>
        </mc:AlternateContent>
      </w:r>
      <w:r>
        <w:rPr>
          <w:color w:val="auto"/>
          <w:highlight w:val="none"/>
        </w:rPr>
        <w:drawing>
          <wp:inline distT="0" distB="0" distL="114300" distR="114300">
            <wp:extent cx="2060575" cy="1106805"/>
            <wp:effectExtent l="0" t="0" r="12065" b="5715"/>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14"/>
                    <a:stretch>
                      <a:fillRect/>
                    </a:stretch>
                  </pic:blipFill>
                  <pic:spPr>
                    <a:xfrm>
                      <a:off x="0" y="0"/>
                      <a:ext cx="2060575" cy="1106805"/>
                    </a:xfrm>
                    <a:prstGeom prst="rect">
                      <a:avLst/>
                    </a:prstGeom>
                    <a:noFill/>
                    <a:ln>
                      <a:noFill/>
                    </a:ln>
                  </pic:spPr>
                </pic:pic>
              </a:graphicData>
            </a:graphic>
          </wp:inline>
        </w:drawing>
      </w:r>
      <w:r>
        <w:rPr>
          <w:color w:val="auto"/>
          <w:highlight w:val="none"/>
        </w:rPr>
        <w:drawing>
          <wp:inline distT="0" distB="0" distL="114300" distR="114300">
            <wp:extent cx="2920365" cy="1002030"/>
            <wp:effectExtent l="0" t="0" r="5715" b="3810"/>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15"/>
                    <a:stretch>
                      <a:fillRect/>
                    </a:stretch>
                  </pic:blipFill>
                  <pic:spPr>
                    <a:xfrm>
                      <a:off x="0" y="0"/>
                      <a:ext cx="2920365" cy="1002030"/>
                    </a:xfrm>
                    <a:prstGeom prst="rect">
                      <a:avLst/>
                    </a:prstGeom>
                    <a:noFill/>
                    <a:ln>
                      <a:noFill/>
                    </a:ln>
                  </pic:spPr>
                </pic:pic>
              </a:graphicData>
            </a:graphic>
          </wp:inline>
        </w:drawing>
      </w:r>
    </w:p>
    <w:p w14:paraId="4FE0B959">
      <w:pPr>
        <w:spacing w:before="120" w:beforeLines="50" w:after="120" w:afterLines="5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图4-1空气滤芯</w:t>
      </w:r>
      <w:r>
        <w:rPr>
          <w:rFonts w:hint="eastAsia" w:cs="Times New Roman"/>
          <w:color w:val="auto"/>
          <w:highlight w:val="none"/>
          <w:lang w:val="en-US" w:eastAsia="zh-CN"/>
        </w:rPr>
        <w:t>安装</w:t>
      </w:r>
      <w:r>
        <w:rPr>
          <w:rFonts w:hint="default" w:ascii="Times New Roman" w:hAnsi="Times New Roman" w:cs="Times New Roman"/>
          <w:color w:val="auto"/>
          <w:highlight w:val="none"/>
        </w:rPr>
        <w:t>图</w:t>
      </w:r>
    </w:p>
    <w:p w14:paraId="378A2A4F">
      <w:pPr>
        <w:pStyle w:val="3"/>
        <w:spacing w:before="120" w:after="120" w:line="360" w:lineRule="auto"/>
        <w:rPr>
          <w:rFonts w:hint="eastAsia" w:ascii="Times New Roman" w:hAnsi="Times New Roman" w:eastAsia="SimSun" w:cs="Times New Roman"/>
          <w:color w:val="auto"/>
          <w:sz w:val="24"/>
          <w:highlight w:val="none"/>
          <w:lang w:val="en-US" w:eastAsia="zh-CN"/>
        </w:rPr>
      </w:pPr>
      <w:bookmarkStart w:id="36" w:name="_Toc126921882"/>
      <w:bookmarkStart w:id="37" w:name="_Toc124348903"/>
      <w:r>
        <w:rPr>
          <w:rFonts w:hint="eastAsia" w:ascii="Times New Roman" w:hAnsi="Times New Roman" w:eastAsia="SimSun" w:cs="Times New Roman"/>
          <w:color w:val="auto"/>
          <w:sz w:val="24"/>
          <w:highlight w:val="none"/>
          <w:lang w:val="en-US" w:eastAsia="zh-CN"/>
        </w:rPr>
        <w:t>4.3安装SD卡（仅适用于配有SD卡的设备）</w:t>
      </w:r>
    </w:p>
    <w:p w14:paraId="6995F149">
      <w:pPr>
        <w:numPr>
          <w:ilvl w:val="0"/>
          <w:numId w:val="10"/>
        </w:numPr>
        <w:rPr>
          <w:rFonts w:hint="eastAsia" w:cs="Times New Roman"/>
          <w:color w:val="auto"/>
          <w:sz w:val="24"/>
          <w:highlight w:val="none"/>
          <w:lang w:val="en-US" w:eastAsia="zh-CN"/>
        </w:rPr>
      </w:pPr>
      <w:r>
        <w:rPr>
          <w:rFonts w:hint="eastAsia" w:cs="Times New Roman"/>
          <w:color w:val="auto"/>
          <w:sz w:val="24"/>
          <w:highlight w:val="none"/>
          <w:lang w:val="en-US" w:eastAsia="zh-CN"/>
        </w:rPr>
        <w:t>向下按压打开主机侧面的滤芯盖。</w:t>
      </w:r>
    </w:p>
    <w:p w14:paraId="208D4ED3">
      <w:pPr>
        <w:numPr>
          <w:ilvl w:val="0"/>
          <w:numId w:val="10"/>
        </w:numPr>
        <w:rPr>
          <w:rFonts w:hint="default" w:cs="Times New Roman"/>
          <w:color w:val="auto"/>
          <w:sz w:val="24"/>
          <w:highlight w:val="none"/>
          <w:lang w:val="en-US" w:eastAsia="zh-CN"/>
        </w:rPr>
      </w:pPr>
      <w:r>
        <w:rPr>
          <w:rFonts w:hint="eastAsia" w:cs="Times New Roman"/>
          <w:color w:val="auto"/>
          <w:sz w:val="24"/>
          <w:highlight w:val="none"/>
          <w:lang w:val="en-US" w:eastAsia="zh-CN"/>
        </w:rPr>
        <w:t>将SD卡按图示方向插入卡座，直到听到“咔”一声固定，固定好后关上滤芯盖。</w:t>
      </w:r>
    </w:p>
    <w:p w14:paraId="28F78BD3">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6BA38DE2">
      <w:pPr>
        <w:pStyle w:val="35"/>
        <w:numPr>
          <w:ilvl w:val="0"/>
          <w:numId w:val="0"/>
        </w:numPr>
        <w:ind w:leftChars="0"/>
        <w:rPr>
          <w:rFonts w:hint="eastAsia" w:cs="Times New Roman"/>
          <w:color w:val="auto"/>
          <w:sz w:val="24"/>
          <w:highlight w:val="none"/>
          <w:lang w:val="en-US" w:eastAsia="zh-CN"/>
        </w:rPr>
      </w:pPr>
      <w:r>
        <w:rPr>
          <w:rFonts w:hint="eastAsia" w:cs="Times New Roman"/>
          <w:color w:val="auto"/>
          <w:sz w:val="24"/>
          <w:highlight w:val="none"/>
          <w:lang w:val="en-US" w:eastAsia="zh-CN"/>
        </w:rPr>
        <w:t>拆卸SD卡时，轻按后SD卡自动弹出，请勿用力拔出，以防损坏SD卡。</w:t>
      </w:r>
    </w:p>
    <w:p w14:paraId="0FC2F481">
      <w:pPr>
        <w:numPr>
          <w:ilvl w:val="-1"/>
          <w:numId w:val="0"/>
        </w:numPr>
        <w:jc w:val="center"/>
        <w:rPr>
          <w:rFonts w:hint="default" w:cs="Times New Roman"/>
          <w:color w:val="auto"/>
          <w:sz w:val="24"/>
          <w:highlight w:val="none"/>
          <w:lang w:val="en-US" w:eastAsia="zh-CN"/>
        </w:rPr>
      </w:pPr>
      <w:r>
        <w:rPr>
          <w:color w:val="auto"/>
          <w:sz w:val="24"/>
          <w:highlight w:val="none"/>
        </w:rPr>
        <mc:AlternateContent>
          <mc:Choice Requires="wps">
            <w:drawing>
              <wp:anchor distT="0" distB="0" distL="114300" distR="114300" simplePos="0" relativeHeight="251662336" behindDoc="0" locked="0" layoutInCell="1" allowOverlap="1">
                <wp:simplePos x="0" y="0"/>
                <wp:positionH relativeFrom="column">
                  <wp:posOffset>1715770</wp:posOffset>
                </wp:positionH>
                <wp:positionV relativeFrom="paragraph">
                  <wp:posOffset>119380</wp:posOffset>
                </wp:positionV>
                <wp:extent cx="194310" cy="291465"/>
                <wp:effectExtent l="12700" t="12700" r="21590" b="15875"/>
                <wp:wrapNone/>
                <wp:docPr id="24" name="下箭头 24"/>
                <wp:cNvGraphicFramePr/>
                <a:graphic xmlns:a="http://schemas.openxmlformats.org/drawingml/2006/main">
                  <a:graphicData uri="http://schemas.microsoft.com/office/word/2010/wordprocessingShape">
                    <wps:wsp>
                      <wps:cNvSpPr/>
                      <wps:spPr>
                        <a:xfrm>
                          <a:off x="0" y="0"/>
                          <a:ext cx="194310" cy="29146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24" o:spid="_x0000_s1026" o:spt="67" type="#_x0000_t67" style="position:absolute;left:0pt;margin-left:135.1pt;margin-top:9.4pt;height:22.95pt;width:15.3pt;z-index:251662336;v-text-anchor:middle;mso-width-relative:page;mso-height-relative:page;" fillcolor="#4F81BD [3204]" filled="t" stroked="t" coordsize="21600,21600" o:gfxdata="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XyQA/YAAAACQEAAA8AAAAAAAAA&#10;AQAgAAAAIgAAAGRycy9kb3ducmV2LnhtbFBLAQIUABQAAAAIAIdO4kBQNkypgwIAAAgFAAAOAAAA&#10;AAAAAAEAIAAAACcBAABkcnMvZTJvRG9jLnhtbFBLBQYAAAAABgAGAFkBAAAcBgAAAAA=&#10;" adj="14400,5400">
                <v:fill on="t" focussize="0,0"/>
                <v:stroke weight="2pt" color="#376092 [2404]" joinstyle="round"/>
                <v:imagedata o:title=""/>
                <o:lock v:ext="edit" aspectratio="f"/>
              </v:shape>
            </w:pict>
          </mc:Fallback>
        </mc:AlternateContent>
      </w:r>
      <w:r>
        <w:rPr>
          <w:color w:val="auto"/>
          <w:highlight w:val="none"/>
        </w:rPr>
        <w:drawing>
          <wp:inline distT="0" distB="0" distL="114300" distR="114300">
            <wp:extent cx="2060575" cy="1106805"/>
            <wp:effectExtent l="0" t="0" r="12065" b="5715"/>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14"/>
                    <a:stretch>
                      <a:fillRect/>
                    </a:stretch>
                  </pic:blipFill>
                  <pic:spPr>
                    <a:xfrm>
                      <a:off x="0" y="0"/>
                      <a:ext cx="2060575" cy="1106805"/>
                    </a:xfrm>
                    <a:prstGeom prst="rect">
                      <a:avLst/>
                    </a:prstGeom>
                    <a:noFill/>
                    <a:ln>
                      <a:noFill/>
                    </a:ln>
                  </pic:spPr>
                </pic:pic>
              </a:graphicData>
            </a:graphic>
          </wp:inline>
        </w:drawing>
      </w:r>
      <w:r>
        <w:rPr>
          <w:rFonts w:hint="eastAsia"/>
          <w:color w:val="auto"/>
          <w:highlight w:val="none"/>
          <w:lang w:val="en-US" w:eastAsia="zh-CN"/>
        </w:rPr>
        <w:t xml:space="preserve">  </w:t>
      </w:r>
      <w:r>
        <w:rPr>
          <w:color w:val="auto"/>
          <w:highlight w:val="none"/>
        </w:rPr>
        <w:drawing>
          <wp:inline distT="0" distB="0" distL="114300" distR="114300">
            <wp:extent cx="2868295" cy="852170"/>
            <wp:effectExtent l="0" t="0" r="12065" b="127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16"/>
                    <a:stretch>
                      <a:fillRect/>
                    </a:stretch>
                  </pic:blipFill>
                  <pic:spPr>
                    <a:xfrm>
                      <a:off x="0" y="0"/>
                      <a:ext cx="2868295" cy="852170"/>
                    </a:xfrm>
                    <a:prstGeom prst="rect">
                      <a:avLst/>
                    </a:prstGeom>
                    <a:noFill/>
                    <a:ln>
                      <a:noFill/>
                    </a:ln>
                  </pic:spPr>
                </pic:pic>
              </a:graphicData>
            </a:graphic>
          </wp:inline>
        </w:drawing>
      </w:r>
    </w:p>
    <w:p w14:paraId="282C5593">
      <w:pPr>
        <w:spacing w:before="120" w:beforeLines="50" w:after="120" w:afterLines="50"/>
        <w:jc w:val="center"/>
        <w:rPr>
          <w:rFonts w:hint="default" w:cs="Times New Roman"/>
          <w:color w:val="auto"/>
          <w:sz w:val="24"/>
          <w:highlight w:val="none"/>
          <w:lang w:val="en-US" w:eastAsia="zh-CN"/>
        </w:rPr>
      </w:pPr>
      <w:r>
        <w:rPr>
          <w:rFonts w:hint="default" w:ascii="Times New Roman" w:hAnsi="Times New Roman" w:cs="Times New Roman"/>
          <w:color w:val="auto"/>
          <w:highlight w:val="none"/>
        </w:rPr>
        <w:t>图4-</w:t>
      </w:r>
      <w:r>
        <w:rPr>
          <w:rFonts w:hint="eastAsia" w:cs="Times New Roman"/>
          <w:color w:val="auto"/>
          <w:highlight w:val="none"/>
          <w:lang w:val="en-US" w:eastAsia="zh-CN"/>
        </w:rPr>
        <w:t>2 SD卡安装</w:t>
      </w:r>
      <w:r>
        <w:rPr>
          <w:rFonts w:hint="default" w:ascii="Times New Roman" w:hAnsi="Times New Roman" w:cs="Times New Roman"/>
          <w:color w:val="auto"/>
          <w:highlight w:val="none"/>
        </w:rPr>
        <w:t>图</w:t>
      </w:r>
    </w:p>
    <w:p w14:paraId="12821F59">
      <w:pPr>
        <w:pStyle w:val="3"/>
        <w:spacing w:before="120" w:after="120" w:line="360" w:lineRule="auto"/>
        <w:rPr>
          <w:rFonts w:hint="default" w:ascii="Times New Roman" w:hAnsi="Times New Roman" w:eastAsia="SimSun" w:cs="Times New Roman"/>
          <w:color w:val="auto"/>
          <w:sz w:val="24"/>
          <w:highlight w:val="none"/>
          <w:lang w:val="en-US" w:eastAsia="zh-CN"/>
        </w:rPr>
      </w:pPr>
      <w:r>
        <w:rPr>
          <w:rFonts w:hint="default" w:ascii="Times New Roman" w:hAnsi="Times New Roman" w:eastAsia="SimSun" w:cs="Times New Roman"/>
          <w:color w:val="auto"/>
          <w:sz w:val="24"/>
          <w:highlight w:val="none"/>
          <w:lang w:val="en-US" w:eastAsia="zh-CN"/>
        </w:rPr>
        <w:t>4.</w:t>
      </w:r>
      <w:r>
        <w:rPr>
          <w:rFonts w:hint="eastAsia" w:ascii="Times New Roman" w:hAnsi="Times New Roman" w:eastAsia="SimSun" w:cs="Times New Roman"/>
          <w:color w:val="auto"/>
          <w:sz w:val="24"/>
          <w:highlight w:val="none"/>
          <w:lang w:val="en-US" w:eastAsia="zh-CN"/>
        </w:rPr>
        <w:t>4</w:t>
      </w:r>
      <w:r>
        <w:rPr>
          <w:rFonts w:hint="default" w:ascii="Times New Roman" w:hAnsi="Times New Roman" w:eastAsia="SimSun" w:cs="Times New Roman"/>
          <w:color w:val="auto"/>
          <w:sz w:val="24"/>
          <w:highlight w:val="none"/>
          <w:lang w:val="en-US" w:eastAsia="zh-CN"/>
        </w:rPr>
        <w:t xml:space="preserve"> 给湿化水箱注水</w:t>
      </w:r>
    </w:p>
    <w:p w14:paraId="3944D10E">
      <w:pPr>
        <w:spacing w:before="120" w:beforeLines="50" w:after="120" w:afterLines="50"/>
        <w:rPr>
          <w:rFonts w:hint="eastAsia" w:cs="Times New Roman"/>
          <w:color w:val="auto"/>
          <w:highlight w:val="none"/>
          <w:lang w:val="en-US" w:eastAsia="zh-CN"/>
        </w:rPr>
      </w:pPr>
      <w:r>
        <w:rPr>
          <w:rFonts w:hint="default" w:ascii="Times New Roman" w:hAnsi="Times New Roman" w:cs="Times New Roman"/>
          <w:color w:val="auto"/>
          <w:highlight w:val="none"/>
        </w:rPr>
        <w:t>（1）</w:t>
      </w:r>
      <w:r>
        <w:rPr>
          <w:rFonts w:hint="eastAsia" w:cs="Times New Roman"/>
          <w:color w:val="auto"/>
          <w:highlight w:val="none"/>
          <w:lang w:val="en-US" w:eastAsia="zh-CN"/>
        </w:rPr>
        <w:t>单手捏紧水箱上下防滑装置，按图示方向抽出水箱。</w:t>
      </w:r>
    </w:p>
    <w:p w14:paraId="77B58808">
      <w:pPr>
        <w:spacing w:before="120" w:beforeLines="50" w:after="120" w:afterLines="50"/>
        <w:jc w:val="center"/>
        <w:rPr>
          <w:color w:val="auto"/>
          <w:highlight w:val="none"/>
        </w:rPr>
      </w:pPr>
      <w:r>
        <w:rPr>
          <w:color w:val="auto"/>
          <w:sz w:val="24"/>
          <w:highlight w:val="none"/>
        </w:rPr>
        <mc:AlternateContent>
          <mc:Choice Requires="wps">
            <w:drawing>
              <wp:anchor distT="0" distB="0" distL="114300" distR="114300" simplePos="0" relativeHeight="251663360" behindDoc="0" locked="0" layoutInCell="1" allowOverlap="1">
                <wp:simplePos x="0" y="0"/>
                <wp:positionH relativeFrom="column">
                  <wp:posOffset>2917190</wp:posOffset>
                </wp:positionH>
                <wp:positionV relativeFrom="paragraph">
                  <wp:posOffset>514350</wp:posOffset>
                </wp:positionV>
                <wp:extent cx="194310" cy="291465"/>
                <wp:effectExtent l="12700" t="12700" r="15875" b="21590"/>
                <wp:wrapNone/>
                <wp:docPr id="26" name="下箭头 26"/>
                <wp:cNvGraphicFramePr/>
                <a:graphic xmlns:a="http://schemas.openxmlformats.org/drawingml/2006/main">
                  <a:graphicData uri="http://schemas.microsoft.com/office/word/2010/wordprocessingShape">
                    <wps:wsp>
                      <wps:cNvSpPr/>
                      <wps:spPr>
                        <a:xfrm rot="16200000">
                          <a:off x="0" y="0"/>
                          <a:ext cx="194310" cy="29146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26" o:spid="_x0000_s1026" o:spt="67" type="#_x0000_t67" style="position:absolute;left:0pt;margin-left:229.7pt;margin-top:40.5pt;height:22.95pt;width:15.3pt;rotation:-5898240f;z-index:251663360;v-text-anchor:middle;mso-width-relative:page;mso-height-relative:page;" fillcolor="#4F81BD [3204]" filled="t" stroked="t" coordsize="21600,21600" o:gfxdata="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k/ahG1wAAAAoBAAAP&#10;AAAAAAAAAAEAIAAAACIAAABkcnMvZG93bnJldi54bWxQSwECFAAUAAAACACHTuJAH6azlosCAAAX&#10;BQAADgAAAAAAAAABACAAAAAmAQAAZHJzL2Uyb0RvYy54bWxQSwUGAAAAAAYABgBZAQAAIwYAAAAA&#10;" adj="14400,5400">
                <v:fill on="t" focussize="0,0"/>
                <v:stroke weight="2pt" color="#376092 [2404]" joinstyle="round"/>
                <v:imagedata o:title=""/>
                <o:lock v:ext="edit" aspectratio="f"/>
              </v:shape>
            </w:pict>
          </mc:Fallback>
        </mc:AlternateContent>
      </w:r>
      <w:r>
        <w:rPr>
          <w:color w:val="auto"/>
          <w:highlight w:val="none"/>
        </w:rPr>
        <w:drawing>
          <wp:inline distT="0" distB="0" distL="114300" distR="114300">
            <wp:extent cx="1346200" cy="2939415"/>
            <wp:effectExtent l="0" t="0" r="1905" b="1016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7"/>
                    <a:stretch>
                      <a:fillRect/>
                    </a:stretch>
                  </pic:blipFill>
                  <pic:spPr>
                    <a:xfrm rot="16200000">
                      <a:off x="0" y="0"/>
                      <a:ext cx="1346200" cy="2939415"/>
                    </a:xfrm>
                    <a:prstGeom prst="rect">
                      <a:avLst/>
                    </a:prstGeom>
                    <a:noFill/>
                    <a:ln>
                      <a:noFill/>
                    </a:ln>
                  </pic:spPr>
                </pic:pic>
              </a:graphicData>
            </a:graphic>
          </wp:inline>
        </w:drawing>
      </w:r>
    </w:p>
    <w:p w14:paraId="2225EEDF">
      <w:pPr>
        <w:spacing w:before="120" w:beforeLines="50" w:after="120" w:afterLines="50"/>
        <w:ind w:firstLine="3120" w:firstLineChars="1300"/>
        <w:jc w:val="left"/>
        <w:rPr>
          <w:rFonts w:hint="eastAsia" w:cs="Times New Roman"/>
          <w:color w:val="auto"/>
          <w:highlight w:val="none"/>
          <w:lang w:val="en-US" w:eastAsia="zh-CN"/>
        </w:rPr>
      </w:pPr>
      <w:r>
        <w:rPr>
          <w:rFonts w:hint="eastAsia"/>
          <w:color w:val="auto"/>
          <w:highlight w:val="none"/>
          <w:lang w:val="en-US" w:eastAsia="zh-CN"/>
        </w:rPr>
        <w:t>图4-3 取出水箱示意图</w:t>
      </w:r>
      <w:r>
        <w:rPr>
          <w:rFonts w:hint="eastAsia" w:cs="Times New Roman"/>
          <w:color w:val="auto"/>
          <w:highlight w:val="none"/>
          <w:lang w:val="en-US" w:eastAsia="zh-CN"/>
        </w:rPr>
        <w:br w:type="textWrapping"/>
      </w:r>
      <w:r>
        <w:rPr>
          <w:rFonts w:hint="eastAsia"/>
          <w:color w:val="auto"/>
          <w:highlight w:val="none"/>
          <w:lang w:val="en-US" w:eastAsia="zh-CN"/>
        </w:rPr>
        <w:t>（2）按图示方向</w:t>
      </w:r>
      <w:r>
        <w:rPr>
          <w:rFonts w:hint="default"/>
          <w:color w:val="auto"/>
          <w:highlight w:val="none"/>
          <w:lang w:val="en-US" w:eastAsia="zh-CN"/>
        </w:rPr>
        <w:t>打开水箱盖，</w:t>
      </w:r>
      <w:r>
        <w:rPr>
          <w:rFonts w:hint="eastAsia"/>
          <w:color w:val="auto"/>
          <w:highlight w:val="none"/>
          <w:lang w:val="en-US" w:eastAsia="zh-CN"/>
        </w:rPr>
        <w:t>注入纯净水或蒸馏水，注意不要超过最高水位线。注水后，将水箱推入主机并固定好。</w:t>
      </w:r>
    </w:p>
    <w:p w14:paraId="59F41D66">
      <w:pPr>
        <w:spacing w:before="120" w:beforeLines="50" w:after="120" w:afterLines="50"/>
        <w:jc w:val="center"/>
        <w:rPr>
          <w:rFonts w:hint="default" w:ascii="Times New Roman" w:hAnsi="Times New Roman" w:cs="Times New Roman"/>
          <w:color w:val="auto"/>
          <w:highlight w:val="none"/>
        </w:rPr>
      </w:pPr>
      <w:r>
        <w:rPr>
          <w:color w:val="auto"/>
          <w:highlight w:val="none"/>
        </w:rPr>
        <w:drawing>
          <wp:inline distT="0" distB="0" distL="114300" distR="114300">
            <wp:extent cx="1525905" cy="1548765"/>
            <wp:effectExtent l="0" t="0" r="635" b="1079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18"/>
                    <a:stretch>
                      <a:fillRect/>
                    </a:stretch>
                  </pic:blipFill>
                  <pic:spPr>
                    <a:xfrm rot="16200000">
                      <a:off x="0" y="0"/>
                      <a:ext cx="1525905" cy="1548765"/>
                    </a:xfrm>
                    <a:prstGeom prst="rect">
                      <a:avLst/>
                    </a:prstGeom>
                    <a:noFill/>
                    <a:ln>
                      <a:noFill/>
                    </a:ln>
                  </pic:spPr>
                </pic:pic>
              </a:graphicData>
            </a:graphic>
          </wp:inline>
        </w:drawing>
      </w:r>
      <w:r>
        <w:rPr>
          <w:color w:val="auto"/>
          <w:sz w:val="24"/>
          <w:highlight w:val="none"/>
        </w:rPr>
        <mc:AlternateContent>
          <mc:Choice Requires="wps">
            <w:drawing>
              <wp:anchor distT="0" distB="0" distL="114300" distR="114300" simplePos="0" relativeHeight="251666432" behindDoc="0" locked="0" layoutInCell="1" allowOverlap="1">
                <wp:simplePos x="0" y="0"/>
                <wp:positionH relativeFrom="column">
                  <wp:posOffset>4322445</wp:posOffset>
                </wp:positionH>
                <wp:positionV relativeFrom="paragraph">
                  <wp:posOffset>462280</wp:posOffset>
                </wp:positionV>
                <wp:extent cx="664845" cy="309245"/>
                <wp:effectExtent l="165735" t="24765" r="210820" b="26670"/>
                <wp:wrapNone/>
                <wp:docPr id="34" name="剪去单角的矩形 34"/>
                <wp:cNvGraphicFramePr/>
                <a:graphic xmlns:a="http://schemas.openxmlformats.org/drawingml/2006/main">
                  <a:graphicData uri="http://schemas.microsoft.com/office/word/2010/wordprocessingShape">
                    <wps:wsp>
                      <wps:cNvSpPr/>
                      <wps:spPr>
                        <a:xfrm rot="13500000">
                          <a:off x="4697730" y="5377815"/>
                          <a:ext cx="664845" cy="309245"/>
                        </a:xfrm>
                        <a:prstGeom prst="snip1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剪去单角的矩形 34" o:spid="_x0000_s1026" style="position:absolute;left:0pt;margin-left:340.35pt;margin-top:36.4pt;height:24.35pt;width:52.35pt;rotation:-8847360f;z-index:251666432;v-text-anchor:middle;mso-width-relative:page;mso-height-relative:page;" fillcolor="#4F81BD [3204]" filled="t" stroked="t" coordsize="664845,309245" o:gfxdata="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L243rzaAAAACgEAAA8AAAAAAAAAAQAgAAAAIgAAAGRy&#10;cy9kb3ducmV2LnhtbFBLAQIUABQAAAAIAIdO4kBCofzLrgIAAC8FAAAOAAAAAAAAAAEAIAAAACkB&#10;AABkcnMvZTJvRG9jLnhtbFBLBQYAAAAABgAGAFkBAABJBgAAAAA=&#10;" path="m0,0l613303,0,664845,51541,664845,309245,0,309245xe">
                <v:path o:connectlocs="664845,154622;332422,309245;0,154622;332422,0" o:connectangles="0,82,164,247"/>
                <v:fill on="t" focussize="0,0"/>
                <v:stroke weight="2pt" color="#376092 [2404]" joinstyle="round"/>
                <v:imagedata o:title=""/>
                <o:lock v:ext="edit" aspectratio="f"/>
              </v:shape>
            </w:pict>
          </mc:Fallback>
        </mc:AlternateContent>
      </w:r>
      <w:r>
        <w:rPr>
          <w:color w:val="auto"/>
          <w:sz w:val="24"/>
          <w:highlight w:val="none"/>
        </w:rPr>
        <mc:AlternateContent>
          <mc:Choice Requires="wps">
            <w:drawing>
              <wp:anchor distT="0" distB="0" distL="114300" distR="114300" simplePos="0" relativeHeight="251665408" behindDoc="0" locked="0" layoutInCell="1" allowOverlap="1">
                <wp:simplePos x="0" y="0"/>
                <wp:positionH relativeFrom="column">
                  <wp:posOffset>4051300</wp:posOffset>
                </wp:positionH>
                <wp:positionV relativeFrom="paragraph">
                  <wp:posOffset>589915</wp:posOffset>
                </wp:positionV>
                <wp:extent cx="187325" cy="186690"/>
                <wp:effectExtent l="12700" t="12700" r="13335" b="13970"/>
                <wp:wrapNone/>
                <wp:docPr id="33" name="泪滴形 33"/>
                <wp:cNvGraphicFramePr/>
                <a:graphic xmlns:a="http://schemas.openxmlformats.org/drawingml/2006/main">
                  <a:graphicData uri="http://schemas.microsoft.com/office/word/2010/wordprocessingShape">
                    <wps:wsp>
                      <wps:cNvSpPr/>
                      <wps:spPr>
                        <a:xfrm>
                          <a:off x="4391025" y="5601970"/>
                          <a:ext cx="187325" cy="186690"/>
                        </a:xfrm>
                        <a:prstGeom prst="teardrop">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泪滴形 33" o:spid="_x0000_s1026" style="position:absolute;left:0pt;margin-left:319pt;margin-top:46.45pt;height:14.7pt;width:14.75pt;z-index:251665408;v-text-anchor:middle;mso-width-relative:page;mso-height-relative:page;" fillcolor="#4F81BD [3204]" filled="t" stroked="t" coordsize="187325,186690" o:gfxdata="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9M+t/2AAAAAoB&#10;AAAPAAAAAAAAAAEAIAAAACIAAABkcnMvZG93bnJldi54bWxQSwECFAAUAAAACACHTuJAg8WEO40C&#10;AAATBQAADgAAAAAAAAABACAAAAAnAQAAZHJzL2Uyb0RvYy54bWxQSwUGAAAAAAYABgBZAQAAJgYA&#10;AAAA&#10;" path="m0,93345c0,41792,41934,0,93662,0c124882,0,156103,0,187325,0c187325,31114,187325,62229,187325,93345c187325,144898,145391,186690,93663,186690c41935,186690,1,144898,1,93345xe">
                <v:path o:connectlocs="187325,93345;159891,159349;93662,186690;27433,159349;0,93345;27433,27340;93662,0;187325,0" o:connectangles="0,82,82,82,164,247,247,247"/>
                <v:fill on="t" focussize="0,0"/>
                <v:stroke weight="2pt" color="#376092 [2404]" joinstyle="round"/>
                <v:imagedata o:title=""/>
                <o:lock v:ext="edit" aspectratio="f"/>
              </v:shape>
            </w:pict>
          </mc:Fallback>
        </mc:AlternateContent>
      </w:r>
      <w:r>
        <w:rPr>
          <w:color w:val="auto"/>
          <w:sz w:val="24"/>
          <w:highlight w:val="none"/>
        </w:rPr>
        <mc:AlternateContent>
          <mc:Choice Requires="wps">
            <w:drawing>
              <wp:anchor distT="0" distB="0" distL="114300" distR="114300" simplePos="0" relativeHeight="251664384" behindDoc="0" locked="0" layoutInCell="1" allowOverlap="1">
                <wp:simplePos x="0" y="0"/>
                <wp:positionH relativeFrom="column">
                  <wp:posOffset>2047240</wp:posOffset>
                </wp:positionH>
                <wp:positionV relativeFrom="paragraph">
                  <wp:posOffset>377825</wp:posOffset>
                </wp:positionV>
                <wp:extent cx="245745" cy="425450"/>
                <wp:effectExtent l="12700" t="7620" r="15875" b="24130"/>
                <wp:wrapNone/>
                <wp:docPr id="30" name="左弧形箭头 30"/>
                <wp:cNvGraphicFramePr/>
                <a:graphic xmlns:a="http://schemas.openxmlformats.org/drawingml/2006/main">
                  <a:graphicData uri="http://schemas.microsoft.com/office/word/2010/wordprocessingShape">
                    <wps:wsp>
                      <wps:cNvSpPr/>
                      <wps:spPr>
                        <a:xfrm rot="10800000">
                          <a:off x="2120265" y="5790565"/>
                          <a:ext cx="245745" cy="425450"/>
                        </a:xfrm>
                        <a:prstGeom prst="curv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左弧形箭头 30" o:spid="_x0000_s1026" o:spt="102" type="#_x0000_t102" style="position:absolute;left:0pt;margin-left:161.2pt;margin-top:29.75pt;height:33.5pt;width:19.35pt;rotation:11796480f;z-index:251664384;v-text-anchor:middle;mso-width-relative:page;mso-height-relative:page;" fillcolor="#4F81BD [3204]" filled="t" stroked="t" coordsize="21600,21600" o:gfxdata="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t6PI42wAAAAoBAAAPAAAAAAAAAAEAIAAAACIAAABkcnMvZG93bnJl&#10;di54bWxQSwECFAAUAAAACACHTuJAgtOft6UCAAAwBQAADgAAAAAAAAABACAAAAAqAQAAZHJzL2Uy&#10;b0RvYy54bWxQSwUGAAAAAAYABgBZAQAAQQYAAAAA&#10;" adj="15362,20040,16200">
                <v:fill on="t" focussize="0,0"/>
                <v:stroke weight="2pt" color="#376092 [2404]" joinstyle="round"/>
                <v:imagedata o:title=""/>
                <o:lock v:ext="edit" aspectratio="f"/>
              </v:shape>
            </w:pict>
          </mc:Fallback>
        </mc:AlternateContent>
      </w:r>
      <w:r>
        <w:rPr>
          <w:rFonts w:hint="eastAsia"/>
          <w:color w:val="auto"/>
          <w:highlight w:val="none"/>
          <w:lang w:val="en-US" w:eastAsia="zh-CN"/>
        </w:rPr>
        <w:t xml:space="preserve">     </w:t>
      </w:r>
      <w:r>
        <w:rPr>
          <w:color w:val="auto"/>
          <w:highlight w:val="none"/>
        </w:rPr>
        <w:drawing>
          <wp:inline distT="0" distB="0" distL="114300" distR="114300">
            <wp:extent cx="1447165" cy="1597660"/>
            <wp:effectExtent l="0" t="0" r="2540" b="63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19"/>
                    <a:stretch>
                      <a:fillRect/>
                    </a:stretch>
                  </pic:blipFill>
                  <pic:spPr>
                    <a:xfrm rot="16200000">
                      <a:off x="0" y="0"/>
                      <a:ext cx="1447165" cy="1597660"/>
                    </a:xfrm>
                    <a:prstGeom prst="rect">
                      <a:avLst/>
                    </a:prstGeom>
                    <a:noFill/>
                    <a:ln>
                      <a:noFill/>
                    </a:ln>
                  </pic:spPr>
                </pic:pic>
              </a:graphicData>
            </a:graphic>
          </wp:inline>
        </w:drawing>
      </w:r>
    </w:p>
    <w:p w14:paraId="2D616317">
      <w:pPr>
        <w:spacing w:before="120" w:beforeLines="50" w:after="120" w:afterLines="5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图4-</w:t>
      </w:r>
      <w:r>
        <w:rPr>
          <w:rFonts w:hint="eastAsia" w:cs="Times New Roman"/>
          <w:color w:val="auto"/>
          <w:highlight w:val="none"/>
          <w:lang w:val="en-US" w:eastAsia="zh-CN"/>
        </w:rPr>
        <w:t xml:space="preserve">4 </w:t>
      </w:r>
      <w:r>
        <w:rPr>
          <w:rFonts w:hint="default" w:ascii="Times New Roman" w:hAnsi="Times New Roman" w:cs="Times New Roman"/>
          <w:color w:val="auto"/>
          <w:highlight w:val="none"/>
        </w:rPr>
        <w:t>湿化水箱注水图</w:t>
      </w:r>
    </w:p>
    <w:p w14:paraId="2CC8C6C9">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警告</w:t>
      </w:r>
    </w:p>
    <w:p w14:paraId="0ECA6A65">
      <w:pPr>
        <w:pStyle w:val="35"/>
        <w:numPr>
          <w:ilvl w:val="0"/>
          <w:numId w:val="11"/>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每次开始治疗前，务必将水箱内的残留的水清空，然后再往水箱注水至最高水位线</w:t>
      </w:r>
      <w:r>
        <w:rPr>
          <w:rFonts w:hint="default" w:ascii="Times New Roman" w:hAnsi="Times New Roman" w:cs="Times New Roman"/>
          <w:color w:val="auto"/>
          <w:highlight w:val="none"/>
        </w:rPr>
        <w:t>。</w:t>
      </w:r>
    </w:p>
    <w:p w14:paraId="1E23C336">
      <w:pPr>
        <w:pStyle w:val="35"/>
        <w:numPr>
          <w:ilvl w:val="0"/>
          <w:numId w:val="11"/>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为了使用安全，湿化水箱注水后必须平放</w:t>
      </w:r>
      <w:r>
        <w:rPr>
          <w:rFonts w:hint="default" w:ascii="Times New Roman" w:hAnsi="Times New Roman" w:cs="Times New Roman"/>
          <w:color w:val="auto"/>
          <w:highlight w:val="none"/>
        </w:rPr>
        <w:t>。</w:t>
      </w:r>
    </w:p>
    <w:p w14:paraId="262F999B">
      <w:pPr>
        <w:pStyle w:val="35"/>
        <w:numPr>
          <w:ilvl w:val="0"/>
          <w:numId w:val="11"/>
        </w:numPr>
        <w:spacing w:before="120" w:beforeLines="50" w:after="120" w:afterLines="50"/>
        <w:ind w:firstLineChars="0"/>
        <w:rPr>
          <w:rFonts w:hint="default" w:ascii="Times New Roman" w:hAnsi="Times New Roman" w:eastAsia="SimSun" w:cs="Times New Roman"/>
          <w:color w:val="auto"/>
          <w:sz w:val="24"/>
          <w:highlight w:val="none"/>
        </w:rPr>
      </w:pPr>
      <w:r>
        <w:rPr>
          <w:rFonts w:hint="default" w:ascii="Times New Roman" w:hAnsi="Times New Roman" w:cs="Times New Roman"/>
          <w:color w:val="auto"/>
          <w:highlight w:val="none"/>
          <w:lang w:val="en-US" w:eastAsia="zh-CN"/>
        </w:rPr>
        <w:t>推荐使用蒸馏水。</w:t>
      </w:r>
    </w:p>
    <w:p w14:paraId="7BB509F1">
      <w:pPr>
        <w:pStyle w:val="35"/>
        <w:numPr>
          <w:ilvl w:val="0"/>
          <w:numId w:val="11"/>
        </w:numPr>
        <w:spacing w:before="120" w:beforeLines="50" w:after="120" w:afterLines="50"/>
        <w:ind w:firstLineChars="0"/>
        <w:rPr>
          <w:ins w:id="504" w:author="95%" w:date="2026-09-09T10:54:45Z"/>
          <w:rFonts w:hint="default" w:ascii="Times New Roman" w:hAnsi="Times New Roman" w:eastAsia="SimSun" w:cs="Times New Roman"/>
          <w:color w:val="auto"/>
          <w:sz w:val="24"/>
          <w:highlight w:val="none"/>
        </w:rPr>
      </w:pPr>
      <w:r>
        <w:rPr>
          <w:rFonts w:hint="default" w:ascii="Times New Roman" w:hAnsi="Times New Roman" w:cs="Times New Roman"/>
          <w:color w:val="auto"/>
          <w:highlight w:val="none"/>
          <w:lang w:val="en-US" w:eastAsia="zh-CN"/>
        </w:rPr>
        <w:t>使用完毕后请倒空水箱。</w:t>
      </w:r>
    </w:p>
    <w:p w14:paraId="793B4FF4">
      <w:pPr>
        <w:pStyle w:val="35"/>
        <w:numPr>
          <w:ilvl w:val="0"/>
          <w:numId w:val="11"/>
        </w:numPr>
        <w:spacing w:before="120" w:beforeLines="50" w:after="120" w:afterLines="50"/>
        <w:ind w:firstLineChars="0"/>
        <w:rPr>
          <w:ins w:id="505" w:author="95%" w:date="2026-09-09T16:37:45Z"/>
          <w:rFonts w:hint="default" w:ascii="Times New Roman" w:hAnsi="Times New Roman" w:eastAsia="SimSun" w:cs="Times New Roman"/>
          <w:color w:val="auto"/>
          <w:sz w:val="24"/>
          <w:highlight w:val="none"/>
        </w:rPr>
      </w:pPr>
      <w:ins w:id="506" w:author="95%" w:date="2026-09-09T10:54:55Z">
        <w:commentRangeStart w:id="1"/>
        <w:r>
          <w:rPr>
            <w:rFonts w:hint="eastAsia" w:cs="Times New Roman"/>
            <w:color w:val="auto"/>
            <w:sz w:val="24"/>
            <w:highlight w:val="none"/>
            <w:lang w:val="en-US" w:eastAsia="zh-CN"/>
          </w:rPr>
          <w:t>请勿</w:t>
        </w:r>
      </w:ins>
      <w:ins w:id="507" w:author="95%" w:date="2026-09-09T10:54:57Z">
        <w:r>
          <w:rPr>
            <w:rFonts w:hint="eastAsia" w:cs="Times New Roman"/>
            <w:color w:val="auto"/>
            <w:sz w:val="24"/>
            <w:highlight w:val="none"/>
            <w:lang w:val="en-US" w:eastAsia="zh-CN"/>
          </w:rPr>
          <w:t>向</w:t>
        </w:r>
      </w:ins>
      <w:ins w:id="508" w:author="95%" w:date="2026-09-09T10:54:58Z">
        <w:r>
          <w:rPr>
            <w:rFonts w:hint="eastAsia" w:cs="Times New Roman"/>
            <w:color w:val="auto"/>
            <w:sz w:val="24"/>
            <w:highlight w:val="none"/>
            <w:lang w:val="en-US" w:eastAsia="zh-CN"/>
          </w:rPr>
          <w:t>水</w:t>
        </w:r>
        <w:commentRangeEnd w:id="1"/>
      </w:ins>
      <w:r>
        <w:commentReference w:id="1"/>
      </w:r>
      <w:ins w:id="509" w:author="95%" w:date="2026-09-09T10:54:58Z">
        <w:r>
          <w:rPr>
            <w:rFonts w:hint="eastAsia" w:cs="Times New Roman"/>
            <w:color w:val="auto"/>
            <w:sz w:val="24"/>
            <w:highlight w:val="none"/>
            <w:lang w:val="en-US" w:eastAsia="zh-CN"/>
          </w:rPr>
          <w:t>箱中</w:t>
        </w:r>
      </w:ins>
      <w:ins w:id="510" w:author="95%" w:date="2026-09-09T10:54:59Z">
        <w:r>
          <w:rPr>
            <w:rFonts w:hint="eastAsia" w:cs="Times New Roman"/>
            <w:color w:val="auto"/>
            <w:sz w:val="24"/>
            <w:highlight w:val="none"/>
            <w:lang w:val="en-US" w:eastAsia="zh-CN"/>
          </w:rPr>
          <w:t>加入</w:t>
        </w:r>
      </w:ins>
      <w:ins w:id="511" w:author="95%" w:date="2026-09-09T10:55:01Z">
        <w:r>
          <w:rPr>
            <w:rFonts w:hint="eastAsia" w:cs="Times New Roman"/>
            <w:color w:val="auto"/>
            <w:sz w:val="24"/>
            <w:highlight w:val="none"/>
            <w:lang w:val="en-US" w:eastAsia="zh-CN"/>
          </w:rPr>
          <w:t>药物、</w:t>
        </w:r>
      </w:ins>
      <w:ins w:id="512" w:author="95%" w:date="2026-09-09T10:55:02Z">
        <w:r>
          <w:rPr>
            <w:rFonts w:hint="eastAsia" w:cs="Times New Roman"/>
            <w:color w:val="auto"/>
            <w:sz w:val="24"/>
            <w:highlight w:val="none"/>
            <w:lang w:val="en-US" w:eastAsia="zh-CN"/>
          </w:rPr>
          <w:t>精油</w:t>
        </w:r>
      </w:ins>
      <w:ins w:id="513" w:author="95%" w:date="2026-09-09T10:55:06Z">
        <w:r>
          <w:rPr>
            <w:rFonts w:hint="eastAsia" w:cs="Times New Roman"/>
            <w:color w:val="auto"/>
            <w:sz w:val="24"/>
            <w:highlight w:val="none"/>
            <w:lang w:val="en-US" w:eastAsia="zh-CN"/>
          </w:rPr>
          <w:t>或</w:t>
        </w:r>
      </w:ins>
      <w:ins w:id="514" w:author="95%" w:date="2026-09-09T10:55:08Z">
        <w:r>
          <w:rPr>
            <w:rFonts w:hint="eastAsia" w:cs="Times New Roman"/>
            <w:color w:val="auto"/>
            <w:sz w:val="24"/>
            <w:highlight w:val="none"/>
            <w:lang w:val="en-US" w:eastAsia="zh-CN"/>
          </w:rPr>
          <w:t>其他物质</w:t>
        </w:r>
      </w:ins>
      <w:ins w:id="515" w:author="95%" w:date="2026-09-09T10:55:09Z">
        <w:r>
          <w:rPr>
            <w:rFonts w:hint="eastAsia" w:cs="Times New Roman"/>
            <w:color w:val="auto"/>
            <w:sz w:val="24"/>
            <w:highlight w:val="none"/>
            <w:lang w:val="en-US" w:eastAsia="zh-CN"/>
          </w:rPr>
          <w:t>，</w:t>
        </w:r>
      </w:ins>
      <w:ins w:id="516" w:author="95%" w:date="2026-09-09T16:39:31Z">
        <w:r>
          <w:rPr>
            <w:rFonts w:hint="eastAsia" w:cs="Times New Roman"/>
            <w:color w:val="auto"/>
            <w:sz w:val="24"/>
            <w:highlight w:val="none"/>
            <w:lang w:val="en-US" w:eastAsia="zh-CN"/>
          </w:rPr>
          <w:t>这</w:t>
        </w:r>
      </w:ins>
      <w:ins w:id="517" w:author="95%" w:date="2026-09-09T10:55:12Z">
        <w:r>
          <w:rPr>
            <w:rFonts w:hint="eastAsia" w:cs="Times New Roman"/>
            <w:color w:val="auto"/>
            <w:sz w:val="24"/>
            <w:highlight w:val="none"/>
            <w:lang w:val="en-US" w:eastAsia="zh-CN"/>
          </w:rPr>
          <w:t>可能</w:t>
        </w:r>
      </w:ins>
      <w:ins w:id="518" w:author="95%" w:date="2026-09-09T16:39:33Z">
        <w:r>
          <w:rPr>
            <w:rFonts w:hint="eastAsia" w:cs="Times New Roman"/>
            <w:color w:val="auto"/>
            <w:sz w:val="24"/>
            <w:highlight w:val="none"/>
            <w:lang w:val="en-US" w:eastAsia="zh-CN"/>
          </w:rPr>
          <w:t>会</w:t>
        </w:r>
      </w:ins>
      <w:ins w:id="519" w:author="95%" w:date="2026-09-09T10:55:13Z">
        <w:r>
          <w:rPr>
            <w:rFonts w:hint="eastAsia" w:cs="Times New Roman"/>
            <w:color w:val="auto"/>
            <w:sz w:val="24"/>
            <w:highlight w:val="none"/>
            <w:lang w:val="en-US" w:eastAsia="zh-CN"/>
          </w:rPr>
          <w:t>影响</w:t>
        </w:r>
      </w:ins>
      <w:ins w:id="520" w:author="95%" w:date="2026-09-09T16:39:49Z">
        <w:r>
          <w:rPr>
            <w:rFonts w:hint="eastAsia" w:cs="Times New Roman"/>
            <w:color w:val="auto"/>
            <w:sz w:val="24"/>
            <w:highlight w:val="none"/>
            <w:lang w:val="en-US" w:eastAsia="zh-CN"/>
          </w:rPr>
          <w:t>治疗</w:t>
        </w:r>
      </w:ins>
      <w:ins w:id="521" w:author="95%" w:date="2026-09-09T16:39:50Z">
        <w:r>
          <w:rPr>
            <w:rFonts w:hint="eastAsia" w:cs="Times New Roman"/>
            <w:color w:val="auto"/>
            <w:sz w:val="24"/>
            <w:highlight w:val="none"/>
            <w:lang w:val="en-US" w:eastAsia="zh-CN"/>
          </w:rPr>
          <w:t>质量或</w:t>
        </w:r>
      </w:ins>
      <w:ins w:id="522" w:author="95%" w:date="2026-09-09T16:39:54Z">
        <w:r>
          <w:rPr>
            <w:rFonts w:hint="eastAsia" w:cs="Times New Roman"/>
            <w:color w:val="auto"/>
            <w:sz w:val="24"/>
            <w:highlight w:val="none"/>
            <w:lang w:val="en-US" w:eastAsia="zh-CN"/>
          </w:rPr>
          <w:t>伤害</w:t>
        </w:r>
      </w:ins>
      <w:ins w:id="523" w:author="95%" w:date="2026-09-09T16:39:55Z">
        <w:r>
          <w:rPr>
            <w:rFonts w:hint="eastAsia" w:cs="Times New Roman"/>
            <w:color w:val="auto"/>
            <w:sz w:val="24"/>
            <w:highlight w:val="none"/>
            <w:lang w:val="en-US" w:eastAsia="zh-CN"/>
          </w:rPr>
          <w:t>患者</w:t>
        </w:r>
      </w:ins>
      <w:ins w:id="524" w:author="95%" w:date="2026-09-09T10:55:26Z">
        <w:r>
          <w:rPr>
            <w:rFonts w:hint="eastAsia" w:cs="Times New Roman"/>
            <w:color w:val="auto"/>
            <w:sz w:val="24"/>
            <w:highlight w:val="none"/>
            <w:lang w:val="en-US" w:eastAsia="zh-CN"/>
          </w:rPr>
          <w:t>。</w:t>
        </w:r>
      </w:ins>
    </w:p>
    <w:p w14:paraId="0D1CEF28">
      <w:pPr>
        <w:pStyle w:val="35"/>
        <w:numPr>
          <w:ilvl w:val="0"/>
          <w:numId w:val="11"/>
        </w:numPr>
        <w:spacing w:before="120" w:beforeLines="50" w:after="120" w:afterLines="50"/>
        <w:ind w:firstLineChars="0"/>
        <w:rPr>
          <w:ins w:id="525" w:author="95%" w:date="2026-09-09T10:57:26Z"/>
          <w:rFonts w:hint="default" w:ascii="Times New Roman" w:hAnsi="Times New Roman" w:eastAsia="SimSun" w:cs="Times New Roman"/>
          <w:color w:val="auto"/>
          <w:sz w:val="24"/>
          <w:highlight w:val="none"/>
        </w:rPr>
      </w:pPr>
      <w:ins w:id="526" w:author="95%" w:date="2026-09-09T16:37:46Z">
        <w:r>
          <w:rPr>
            <w:rFonts w:hint="default" w:ascii="Times New Roman" w:hAnsi="Times New Roman" w:eastAsia="SimSun" w:cs="Times New Roman"/>
            <w:color w:val="auto"/>
            <w:sz w:val="24"/>
            <w:highlight w:val="none"/>
          </w:rPr>
          <w:t>海拔高于</w:t>
        </w:r>
      </w:ins>
      <w:ins w:id="527" w:author="95%" w:date="2026-09-17T15:02:28Z">
        <w:r>
          <w:rPr>
            <w:rFonts w:hint="eastAsia" w:cs="Times New Roman"/>
            <w:color w:val="auto"/>
            <w:sz w:val="24"/>
            <w:highlight w:val="none"/>
            <w:lang w:val="en-US" w:eastAsia="zh-CN"/>
            <w:rPrChange w:id="528" w:author="95%" w:date="2026-09-17T15:02:34Z">
              <w:rPr>
                <w:rFonts w:hint="eastAsia" w:cs="Times New Roman"/>
                <w:color w:val="auto"/>
                <w:sz w:val="24"/>
                <w:highlight w:val="yellow"/>
                <w:lang w:val="en-US" w:eastAsia="zh-CN"/>
              </w:rPr>
            </w:rPrChange>
          </w:rPr>
          <w:t>200</w:t>
        </w:r>
      </w:ins>
      <w:ins w:id="529" w:author="95%" w:date="2026-09-17T15:02:29Z">
        <w:r>
          <w:rPr>
            <w:rFonts w:hint="eastAsia" w:cs="Times New Roman"/>
            <w:color w:val="auto"/>
            <w:sz w:val="24"/>
            <w:highlight w:val="none"/>
            <w:lang w:val="en-US" w:eastAsia="zh-CN"/>
            <w:rPrChange w:id="530" w:author="95%" w:date="2026-09-17T15:02:34Z">
              <w:rPr>
                <w:rFonts w:hint="eastAsia" w:cs="Times New Roman"/>
                <w:color w:val="auto"/>
                <w:sz w:val="24"/>
                <w:highlight w:val="yellow"/>
                <w:lang w:val="en-US" w:eastAsia="zh-CN"/>
              </w:rPr>
            </w:rPrChange>
          </w:rPr>
          <w:t>0米</w:t>
        </w:r>
      </w:ins>
      <w:ins w:id="531" w:author="95%" w:date="2026-09-09T16:37:46Z">
        <w:r>
          <w:rPr>
            <w:rFonts w:hint="default" w:ascii="Times New Roman" w:hAnsi="Times New Roman" w:eastAsia="SimSun" w:cs="Times New Roman"/>
            <w:color w:val="auto"/>
            <w:sz w:val="24"/>
            <w:highlight w:val="none"/>
          </w:rPr>
          <w:t>或温度</w:t>
        </w:r>
      </w:ins>
      <w:ins w:id="532" w:author="95%" w:date="2026-09-10T17:19:38Z">
        <w:r>
          <w:rPr>
            <w:rFonts w:hint="default" w:ascii="Times New Roman" w:hAnsi="Times New Roman" w:eastAsia="SimSun" w:cs="Times New Roman"/>
            <w:color w:val="auto"/>
            <w:sz w:val="24"/>
            <w:highlight w:val="none"/>
          </w:rPr>
          <w:t>不在</w:t>
        </w:r>
      </w:ins>
      <w:ins w:id="533" w:author="95%" w:date="2026-09-10T17:19:38Z">
        <w:r>
          <w:rPr/>
          <w:commentReference w:id="2"/>
        </w:r>
      </w:ins>
      <w:ins w:id="534" w:author="95%" w:date="2026-09-10T17:19:38Z">
        <w:r>
          <w:rPr>
            <w:rFonts w:hint="eastAsia" w:cs="Times New Roman"/>
            <w:color w:val="auto"/>
            <w:sz w:val="24"/>
            <w:highlight w:val="none"/>
            <w:lang w:val="en-US" w:eastAsia="zh-CN"/>
          </w:rPr>
          <w:t>5℃~40℃</w:t>
        </w:r>
      </w:ins>
      <w:r>
        <w:commentReference w:id="3"/>
      </w:r>
      <w:ins w:id="535" w:author="95%" w:date="2026-09-09T16:37:46Z">
        <w:r>
          <w:rPr>
            <w:rFonts w:hint="default" w:ascii="Times New Roman" w:hAnsi="Times New Roman" w:eastAsia="SimSun" w:cs="Times New Roman"/>
            <w:color w:val="auto"/>
            <w:sz w:val="24"/>
            <w:highlight w:val="none"/>
          </w:rPr>
          <w:t>时不得使用湿化器。超过温度范围或超过此海拔时使用湿化器可能影响治疗质量或伤害患者。</w:t>
        </w:r>
      </w:ins>
    </w:p>
    <w:p w14:paraId="6C9DE38B">
      <w:pPr>
        <w:pStyle w:val="35"/>
        <w:numPr>
          <w:ilvl w:val="0"/>
          <w:numId w:val="11"/>
        </w:numPr>
        <w:spacing w:before="120" w:beforeLines="50" w:after="120" w:afterLines="50"/>
        <w:ind w:firstLineChars="0"/>
        <w:rPr>
          <w:ins w:id="536" w:author="95%" w:date="2026-09-09T13:45:53Z"/>
          <w:rFonts w:hint="default" w:ascii="Times New Roman" w:hAnsi="Times New Roman" w:eastAsia="SimSun" w:cs="Times New Roman"/>
          <w:color w:val="auto"/>
          <w:sz w:val="24"/>
          <w:highlight w:val="none"/>
        </w:rPr>
      </w:pPr>
      <w:ins w:id="537" w:author="95%" w:date="2026-09-09T16:37:02Z">
        <w:r>
          <w:rPr>
            <w:rFonts w:hint="eastAsia" w:ascii="SimSun" w:hAnsi="SimSun" w:eastAsia="SimSun" w:cs="SimSun"/>
            <w:sz w:val="24"/>
            <w:szCs w:val="24"/>
          </w:rPr>
          <w:t>不要对湿化器添加任何未在湿化器或附件的使用说明书中列出的附件或配件，否则湿化器可能不能正常运行，会影响治疗质量或伤害患者</w:t>
        </w:r>
      </w:ins>
      <w:r>
        <w:rPr>
          <w:rFonts w:ascii="SimSun" w:hAnsi="SimSun" w:eastAsia="SimSun" w:cs="SimSun"/>
          <w:sz w:val="24"/>
          <w:szCs w:val="24"/>
        </w:rPr>
        <w:commentReference w:id="4"/>
      </w:r>
      <w:ins w:id="538" w:author="95%" w:date="2026-09-09T10:57:49Z">
        <w:r>
          <w:rPr>
            <w:rFonts w:ascii="SimSun" w:hAnsi="SimSun" w:eastAsia="SimSun" w:cs="SimSun"/>
            <w:sz w:val="24"/>
            <w:szCs w:val="24"/>
          </w:rPr>
          <w:t>。</w:t>
        </w:r>
      </w:ins>
      <w:ins w:id="539" w:author="95%" w:date="2026-09-09T13:34:37Z">
        <w:r>
          <w:rPr>
            <w:rFonts w:hint="eastAsia" w:ascii="SimSun" w:hAnsi="SimSun" w:eastAsia="SimSun" w:cs="SimSun"/>
            <w:sz w:val="24"/>
            <w:szCs w:val="24"/>
            <w:lang w:val="en-US" w:eastAsia="zh-CN"/>
          </w:rPr>
          <w:t xml:space="preserve"> </w:t>
        </w:r>
      </w:ins>
    </w:p>
    <w:p w14:paraId="6ABDA287">
      <w:pPr>
        <w:pStyle w:val="35"/>
        <w:numPr>
          <w:ilvl w:val="0"/>
          <w:numId w:val="11"/>
        </w:numPr>
        <w:spacing w:before="120" w:beforeLines="50" w:after="120" w:afterLines="50"/>
        <w:ind w:firstLineChars="0"/>
        <w:rPr>
          <w:ins w:id="540" w:author="95%" w:date="2026-09-09T11:02:34Z"/>
          <w:rFonts w:hint="default" w:ascii="Times New Roman" w:hAnsi="Times New Roman" w:eastAsia="SimSun" w:cs="Times New Roman"/>
          <w:color w:val="auto"/>
          <w:sz w:val="24"/>
          <w:highlight w:val="none"/>
        </w:rPr>
      </w:pPr>
      <w:ins w:id="541" w:author="95%" w:date="2026-09-09T13:45:58Z">
        <w:r>
          <w:rPr>
            <w:rFonts w:hint="eastAsia" w:ascii="SimSun" w:hAnsi="SimSun" w:eastAsia="SimSun" w:cs="SimSun"/>
            <w:sz w:val="24"/>
            <w:szCs w:val="24"/>
            <w:lang w:val="en-US" w:eastAsia="zh-CN"/>
          </w:rPr>
          <w:t>如使用</w:t>
        </w:r>
      </w:ins>
      <w:ins w:id="542" w:author="95%" w:date="2026-09-09T13:46:00Z">
        <w:r>
          <w:rPr>
            <w:rFonts w:hint="eastAsia" w:ascii="SimSun" w:hAnsi="SimSun" w:eastAsia="SimSun" w:cs="SimSun"/>
            <w:sz w:val="24"/>
            <w:szCs w:val="24"/>
            <w:lang w:val="en-US" w:eastAsia="zh-CN"/>
          </w:rPr>
          <w:t>湿化器</w:t>
        </w:r>
      </w:ins>
      <w:ins w:id="543" w:author="95%" w:date="2026-09-09T13:46:04Z">
        <w:r>
          <w:rPr>
            <w:rFonts w:hint="eastAsia" w:ascii="SimSun" w:hAnsi="SimSun" w:eastAsia="SimSun" w:cs="SimSun"/>
            <w:sz w:val="24"/>
            <w:szCs w:val="24"/>
            <w:lang w:val="en-US" w:eastAsia="zh-CN"/>
          </w:rPr>
          <w:t>时，</w:t>
        </w:r>
      </w:ins>
      <w:ins w:id="544" w:author="95%" w:date="2026-09-09T13:46:07Z">
        <w:r>
          <w:rPr>
            <w:rFonts w:hint="eastAsia" w:ascii="SimSun" w:hAnsi="SimSun" w:eastAsia="SimSun" w:cs="SimSun"/>
            <w:sz w:val="24"/>
            <w:szCs w:val="24"/>
            <w:lang w:val="en-US" w:eastAsia="zh-CN"/>
          </w:rPr>
          <w:t>请</w:t>
        </w:r>
      </w:ins>
      <w:ins w:id="545" w:author="95%" w:date="2026-09-09T13:46:09Z">
        <w:r>
          <w:rPr>
            <w:rFonts w:hint="eastAsia" w:ascii="SimSun" w:hAnsi="SimSun" w:eastAsia="SimSun" w:cs="SimSun"/>
            <w:sz w:val="24"/>
            <w:szCs w:val="24"/>
            <w:lang w:val="en-US" w:eastAsia="zh-CN"/>
          </w:rPr>
          <w:t>将其</w:t>
        </w:r>
      </w:ins>
      <w:ins w:id="546" w:author="95%" w:date="2026-09-09T13:46:14Z">
        <w:r>
          <w:rPr>
            <w:rFonts w:hint="eastAsia" w:ascii="SimSun" w:hAnsi="SimSun" w:eastAsia="SimSun" w:cs="SimSun"/>
            <w:sz w:val="24"/>
            <w:szCs w:val="24"/>
            <w:lang w:val="en-US" w:eastAsia="zh-CN"/>
          </w:rPr>
          <w:t>放置</w:t>
        </w:r>
      </w:ins>
      <w:ins w:id="547" w:author="95%" w:date="2026-09-09T13:46:15Z">
        <w:r>
          <w:rPr>
            <w:rFonts w:hint="eastAsia" w:ascii="SimSun" w:hAnsi="SimSun" w:eastAsia="SimSun" w:cs="SimSun"/>
            <w:sz w:val="24"/>
            <w:szCs w:val="24"/>
            <w:lang w:val="en-US" w:eastAsia="zh-CN"/>
          </w:rPr>
          <w:t>在</w:t>
        </w:r>
      </w:ins>
      <w:ins w:id="548" w:author="95%" w:date="2026-09-09T13:46:23Z">
        <w:r>
          <w:rPr>
            <w:rFonts w:hint="eastAsia" w:ascii="SimSun" w:hAnsi="SimSun" w:eastAsia="SimSun" w:cs="SimSun"/>
            <w:sz w:val="24"/>
            <w:szCs w:val="24"/>
            <w:lang w:val="en-US" w:eastAsia="zh-CN"/>
          </w:rPr>
          <w:t>使用者头部</w:t>
        </w:r>
      </w:ins>
      <w:ins w:id="549" w:author="95%" w:date="2026-09-09T13:46:29Z">
        <w:r>
          <w:rPr>
            <w:rFonts w:hint="eastAsia" w:ascii="SimSun" w:hAnsi="SimSun" w:eastAsia="SimSun" w:cs="SimSun"/>
            <w:sz w:val="24"/>
            <w:szCs w:val="24"/>
            <w:lang w:val="en-US" w:eastAsia="zh-CN"/>
          </w:rPr>
          <w:t>的</w:t>
        </w:r>
      </w:ins>
      <w:ins w:id="550" w:author="95%" w:date="2026-09-09T13:46:32Z">
        <w:r>
          <w:rPr>
            <w:rFonts w:hint="eastAsia" w:ascii="SimSun" w:hAnsi="SimSun" w:eastAsia="SimSun" w:cs="SimSun"/>
            <w:sz w:val="24"/>
            <w:szCs w:val="24"/>
            <w:lang w:val="en-US" w:eastAsia="zh-CN"/>
          </w:rPr>
          <w:t>水平面以下，</w:t>
        </w:r>
      </w:ins>
      <w:ins w:id="551" w:author="95%" w:date="2026-09-09T13:46:35Z">
        <w:r>
          <w:rPr>
            <w:rFonts w:hint="eastAsia" w:ascii="SimSun" w:hAnsi="SimSun" w:eastAsia="SimSun" w:cs="SimSun"/>
            <w:sz w:val="24"/>
            <w:szCs w:val="24"/>
            <w:lang w:val="en-US" w:eastAsia="zh-CN"/>
          </w:rPr>
          <w:t>防止</w:t>
        </w:r>
      </w:ins>
      <w:ins w:id="552" w:author="95%" w:date="2026-09-09T13:46:37Z">
        <w:r>
          <w:rPr>
            <w:rFonts w:hint="eastAsia" w:ascii="SimSun" w:hAnsi="SimSun" w:eastAsia="SimSun" w:cs="SimSun"/>
            <w:sz w:val="24"/>
            <w:szCs w:val="24"/>
            <w:lang w:val="en-US" w:eastAsia="zh-CN"/>
          </w:rPr>
          <w:t>水</w:t>
        </w:r>
      </w:ins>
      <w:ins w:id="553" w:author="95%" w:date="2026-09-09T13:46:42Z">
        <w:r>
          <w:rPr>
            <w:rFonts w:hint="eastAsia" w:ascii="SimSun" w:hAnsi="SimSun" w:eastAsia="SimSun" w:cs="SimSun"/>
            <w:sz w:val="24"/>
            <w:szCs w:val="24"/>
            <w:lang w:val="en-US" w:eastAsia="zh-CN"/>
          </w:rPr>
          <w:t>倒流进</w:t>
        </w:r>
      </w:ins>
      <w:ins w:id="554" w:author="95%" w:date="2026-09-09T13:46:45Z">
        <w:r>
          <w:rPr>
            <w:rFonts w:hint="eastAsia" w:ascii="SimSun" w:hAnsi="SimSun" w:eastAsia="SimSun" w:cs="SimSun"/>
            <w:sz w:val="24"/>
            <w:szCs w:val="24"/>
            <w:lang w:val="en-US" w:eastAsia="zh-CN"/>
          </w:rPr>
          <w:t>呼吸管路</w:t>
        </w:r>
      </w:ins>
      <w:ins w:id="555" w:author="95%" w:date="2026-09-09T13:46:47Z">
        <w:r>
          <w:rPr>
            <w:rFonts w:hint="eastAsia" w:ascii="SimSun" w:hAnsi="SimSun" w:eastAsia="SimSun" w:cs="SimSun"/>
            <w:sz w:val="24"/>
            <w:szCs w:val="24"/>
            <w:lang w:val="en-US" w:eastAsia="zh-CN"/>
          </w:rPr>
          <w:t>及</w:t>
        </w:r>
      </w:ins>
      <w:ins w:id="556" w:author="95%" w:date="2026-09-09T13:46:48Z">
        <w:r>
          <w:rPr>
            <w:rFonts w:hint="eastAsia" w:ascii="SimSun" w:hAnsi="SimSun" w:eastAsia="SimSun" w:cs="SimSun"/>
            <w:sz w:val="24"/>
            <w:szCs w:val="24"/>
            <w:lang w:val="en-US" w:eastAsia="zh-CN"/>
          </w:rPr>
          <w:t>面罩</w:t>
        </w:r>
      </w:ins>
      <w:ins w:id="557" w:author="95%" w:date="2026-09-09T13:46:49Z">
        <w:r>
          <w:rPr>
            <w:rFonts w:hint="eastAsia" w:ascii="SimSun" w:hAnsi="SimSun" w:eastAsia="SimSun" w:cs="SimSun"/>
            <w:sz w:val="24"/>
            <w:szCs w:val="24"/>
            <w:lang w:val="en-US" w:eastAsia="zh-CN"/>
          </w:rPr>
          <w:t>内。</w:t>
        </w:r>
      </w:ins>
      <w:ins w:id="558" w:author="95%" w:date="2026-09-09T13:34:37Z">
        <w:r>
          <w:rPr>
            <w:rFonts w:hint="eastAsia" w:ascii="SimSun" w:hAnsi="SimSun" w:eastAsia="SimSun" w:cs="SimSun"/>
            <w:sz w:val="24"/>
            <w:szCs w:val="24"/>
            <w:lang w:val="en-US" w:eastAsia="zh-CN"/>
          </w:rPr>
          <w:t xml:space="preserve">               </w:t>
        </w:r>
      </w:ins>
      <w:ins w:id="559" w:author="95%" w:date="2026-09-09T13:34:38Z">
        <w:r>
          <w:rPr>
            <w:rFonts w:hint="eastAsia" w:ascii="SimSun" w:hAnsi="SimSun" w:eastAsia="SimSun" w:cs="SimSun"/>
            <w:sz w:val="24"/>
            <w:szCs w:val="24"/>
            <w:lang w:val="en-US" w:eastAsia="zh-CN"/>
          </w:rPr>
          <w:t xml:space="preserve">                              </w:t>
        </w:r>
      </w:ins>
      <w:ins w:id="560" w:author="95%" w:date="2026-09-09T13:34:39Z">
        <w:r>
          <w:rPr>
            <w:rFonts w:hint="eastAsia" w:ascii="SimSun" w:hAnsi="SimSun" w:eastAsia="SimSun" w:cs="SimSun"/>
            <w:sz w:val="24"/>
            <w:szCs w:val="24"/>
            <w:lang w:val="en-US" w:eastAsia="zh-CN"/>
          </w:rPr>
          <w:t xml:space="preserve">                    </w:t>
        </w:r>
      </w:ins>
    </w:p>
    <w:p w14:paraId="1C0A6575">
      <w:pPr>
        <w:pStyle w:val="3"/>
        <w:spacing w:before="120" w:after="120" w:line="360" w:lineRule="auto"/>
        <w:rPr>
          <w:rFonts w:hint="default" w:ascii="Times New Roman" w:hAnsi="Times New Roman" w:eastAsia="SimSun" w:cs="Times New Roman"/>
          <w:color w:val="auto"/>
          <w:sz w:val="24"/>
          <w:highlight w:val="none"/>
        </w:rPr>
      </w:pPr>
      <w:commentRangeStart w:id="5"/>
      <w:r>
        <w:rPr>
          <w:rFonts w:hint="default" w:ascii="Times New Roman" w:hAnsi="Times New Roman" w:eastAsia="SimSun" w:cs="Times New Roman"/>
          <w:color w:val="auto"/>
          <w:sz w:val="24"/>
          <w:highlight w:val="none"/>
        </w:rPr>
        <w:t>4.</w:t>
      </w:r>
      <w:ins w:id="561" w:author="95%" w:date="2026-09-15T17:19:06Z">
        <w:r>
          <w:rPr>
            <w:rFonts w:hint="eastAsia" w:ascii="Times New Roman" w:hAnsi="Times New Roman" w:eastAsia="SimSun" w:cs="Times New Roman"/>
            <w:color w:val="auto"/>
            <w:sz w:val="24"/>
            <w:highlight w:val="none"/>
            <w:lang w:val="en-US" w:eastAsia="zh-CN"/>
          </w:rPr>
          <w:t>5</w:t>
        </w:r>
      </w:ins>
      <w:del w:id="562" w:author="95%" w:date="2026-09-15T17:19:05Z">
        <w:r>
          <w:rPr>
            <w:rFonts w:hint="default" w:ascii="Times New Roman" w:hAnsi="Times New Roman" w:eastAsia="SimSun" w:cs="Times New Roman"/>
            <w:color w:val="auto"/>
            <w:sz w:val="24"/>
            <w:highlight w:val="none"/>
            <w:lang w:val="en-US" w:eastAsia="zh-CN"/>
          </w:rPr>
          <w:delText>3</w:delText>
        </w:r>
        <w:commentRangeEnd w:id="5"/>
      </w:del>
      <w:r>
        <w:commentReference w:id="5"/>
      </w:r>
      <w:r>
        <w:rPr>
          <w:rFonts w:hint="default" w:ascii="Times New Roman" w:hAnsi="Times New Roman" w:eastAsia="SimSun" w:cs="Times New Roman"/>
          <w:color w:val="auto"/>
          <w:sz w:val="24"/>
          <w:highlight w:val="none"/>
        </w:rPr>
        <w:t xml:space="preserve"> 连接电源线</w:t>
      </w:r>
      <w:bookmarkEnd w:id="36"/>
      <w:bookmarkEnd w:id="37"/>
    </w:p>
    <w:p w14:paraId="71AD3B6A">
      <w:pPr>
        <w:spacing w:before="120" w:beforeLines="50" w:after="120" w:afterLines="50"/>
        <w:rPr>
          <w:rFonts w:hint="default" w:ascii="Times New Roman" w:hAnsi="Times New Roman" w:cs="Times New Roman"/>
          <w:color w:val="auto"/>
          <w:highlight w:val="none"/>
        </w:rPr>
      </w:pPr>
      <w:r>
        <w:rPr>
          <w:rFonts w:hint="default" w:ascii="Times New Roman" w:hAnsi="Times New Roman" w:cs="Times New Roman"/>
          <w:color w:val="auto"/>
          <w:highlight w:val="none"/>
        </w:rPr>
        <w:t>（1）将电源适配器插头插入呼吸机</w:t>
      </w:r>
      <w:r>
        <w:rPr>
          <w:rFonts w:hint="eastAsia" w:cs="Times New Roman"/>
          <w:color w:val="auto"/>
          <w:highlight w:val="none"/>
          <w:lang w:val="en-US" w:eastAsia="zh-CN"/>
        </w:rPr>
        <w:t>背面的</w:t>
      </w:r>
      <w:r>
        <w:rPr>
          <w:rFonts w:hint="default" w:ascii="Times New Roman" w:hAnsi="Times New Roman" w:cs="Times New Roman"/>
          <w:color w:val="auto"/>
          <w:highlight w:val="none"/>
        </w:rPr>
        <w:t>电源</w:t>
      </w:r>
      <w:r>
        <w:rPr>
          <w:rFonts w:hint="eastAsia" w:cs="Times New Roman"/>
          <w:color w:val="auto"/>
          <w:highlight w:val="none"/>
          <w:lang w:val="en-US" w:eastAsia="zh-CN"/>
        </w:rPr>
        <w:t>接口，</w:t>
      </w:r>
      <w:r>
        <w:rPr>
          <w:rFonts w:hint="default" w:ascii="Times New Roman" w:hAnsi="Times New Roman" w:cs="Times New Roman"/>
          <w:color w:val="auto"/>
          <w:highlight w:val="none"/>
        </w:rPr>
        <w:t>适配器另一端插入220V交流插座。</w:t>
      </w:r>
      <w:bookmarkStart w:id="38" w:name="page17"/>
      <w:bookmarkEnd w:id="38"/>
    </w:p>
    <w:p w14:paraId="363B73F4">
      <w:pPr>
        <w:spacing w:before="120" w:beforeLines="50" w:after="120" w:afterLines="50"/>
        <w:jc w:val="center"/>
        <w:rPr>
          <w:rFonts w:hint="default" w:ascii="Times New Roman" w:hAnsi="Times New Roman" w:cs="Times New Roman"/>
          <w:color w:val="auto"/>
          <w:highlight w:val="none"/>
        </w:rPr>
      </w:pPr>
      <w:r>
        <w:rPr>
          <w:highlight w:val="none"/>
        </w:rPr>
        <w:drawing>
          <wp:inline distT="0" distB="0" distL="114300" distR="114300">
            <wp:extent cx="2721610" cy="1444625"/>
            <wp:effectExtent l="0" t="0" r="8890" b="3175"/>
            <wp:docPr id="17" name="图片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
                    <pic:cNvPicPr>
                      <a:picLocks noChangeAspect="1"/>
                    </pic:cNvPicPr>
                  </pic:nvPicPr>
                  <pic:blipFill>
                    <a:blip r:embed="rId20"/>
                    <a:stretch>
                      <a:fillRect/>
                    </a:stretch>
                  </pic:blipFill>
                  <pic:spPr>
                    <a:xfrm>
                      <a:off x="0" y="0"/>
                      <a:ext cx="2721610" cy="1444625"/>
                    </a:xfrm>
                    <a:prstGeom prst="rect">
                      <a:avLst/>
                    </a:prstGeom>
                  </pic:spPr>
                </pic:pic>
              </a:graphicData>
            </a:graphic>
          </wp:inline>
        </w:drawing>
      </w:r>
    </w:p>
    <w:p w14:paraId="21103160">
      <w:pPr>
        <w:spacing w:before="120" w:beforeLines="50" w:after="120" w:afterLines="5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图4-</w:t>
      </w:r>
      <w:r>
        <w:rPr>
          <w:rFonts w:hint="eastAsia" w:cs="Times New Roman"/>
          <w:color w:val="auto"/>
          <w:highlight w:val="none"/>
          <w:lang w:val="en-US" w:eastAsia="zh-CN"/>
        </w:rPr>
        <w:t xml:space="preserve">5 </w:t>
      </w:r>
      <w:r>
        <w:rPr>
          <w:rFonts w:hint="default" w:ascii="Times New Roman" w:hAnsi="Times New Roman" w:cs="Times New Roman"/>
          <w:color w:val="auto"/>
          <w:highlight w:val="none"/>
        </w:rPr>
        <w:t>适配器连接图</w:t>
      </w:r>
    </w:p>
    <w:p w14:paraId="6E80FA10">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3CF2CA91">
      <w:pPr>
        <w:spacing w:before="120" w:beforeLines="50" w:after="120" w:afterLines="50"/>
        <w:jc w:val="both"/>
        <w:rPr>
          <w:rFonts w:hint="default" w:ascii="Times New Roman" w:hAnsi="Times New Roman" w:cs="Times New Roman"/>
          <w:color w:val="auto"/>
          <w:highlight w:val="none"/>
        </w:rPr>
      </w:pPr>
      <w:commentRangeStart w:id="6"/>
      <w:r>
        <w:rPr>
          <w:rFonts w:hint="default" w:ascii="Times New Roman" w:hAnsi="Times New Roman" w:cs="Times New Roman"/>
          <w:color w:val="auto"/>
          <w:highlight w:val="none"/>
        </w:rPr>
        <w:t>当电源中断并恢复供电后，设备会自动恢复到电源中断前的工作及设置状态。</w:t>
      </w:r>
      <w:commentRangeEnd w:id="6"/>
      <w:r>
        <w:commentReference w:id="6"/>
      </w:r>
    </w:p>
    <w:p w14:paraId="3DD04616">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警告</w:t>
      </w:r>
    </w:p>
    <w:p w14:paraId="25D401D5">
      <w:pPr>
        <w:pStyle w:val="35"/>
        <w:numPr>
          <w:ilvl w:val="0"/>
          <w:numId w:val="11"/>
        </w:numPr>
        <w:spacing w:before="120" w:beforeLines="50" w:after="120" w:afterLines="50"/>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如果在交流电压超出范围的情况下使用本设备，将会导致设备不能正常工作。</w:t>
      </w:r>
    </w:p>
    <w:p w14:paraId="63AADE39">
      <w:pPr>
        <w:pStyle w:val="35"/>
        <w:numPr>
          <w:ilvl w:val="0"/>
          <w:numId w:val="11"/>
        </w:numPr>
        <w:spacing w:before="120" w:beforeLines="50" w:after="120" w:afterLines="50"/>
        <w:ind w:firstLineChars="0"/>
        <w:rPr>
          <w:ins w:id="563" w:author="95%" w:date="2026-09-09T11:31:32Z"/>
          <w:rFonts w:hint="default" w:ascii="Times New Roman" w:hAnsi="Times New Roman" w:cs="Times New Roman"/>
          <w:color w:val="auto"/>
          <w:highlight w:val="none"/>
        </w:rPr>
      </w:pPr>
      <w:r>
        <w:rPr>
          <w:rFonts w:hint="default" w:ascii="Times New Roman" w:hAnsi="Times New Roman" w:cs="Times New Roman"/>
          <w:color w:val="auto"/>
          <w:highlight w:val="none"/>
        </w:rPr>
        <w:t>经常检查电源线是否有损坏，如有损坏应立即更换。</w:t>
      </w:r>
    </w:p>
    <w:p w14:paraId="6C26057B">
      <w:pPr>
        <w:pStyle w:val="35"/>
        <w:numPr>
          <w:ilvl w:val="0"/>
          <w:numId w:val="11"/>
        </w:numPr>
        <w:spacing w:before="120" w:beforeLines="50" w:after="120" w:afterLines="50"/>
        <w:ind w:firstLineChars="0"/>
        <w:rPr>
          <w:ins w:id="564" w:author="95%" w:date="2026-09-09T11:56:22Z"/>
          <w:rFonts w:hint="default" w:ascii="Times New Roman" w:hAnsi="Times New Roman" w:cs="Times New Roman"/>
          <w:color w:val="auto"/>
          <w:highlight w:val="none"/>
        </w:rPr>
      </w:pPr>
      <w:ins w:id="565" w:author="95%" w:date="2026-09-09T11:56:10Z">
        <w:commentRangeStart w:id="7"/>
        <w:r>
          <w:rPr>
            <w:rFonts w:hint="eastAsia" w:cs="Times New Roman"/>
            <w:color w:val="auto"/>
            <w:highlight w:val="none"/>
            <w:lang w:val="en-US" w:eastAsia="zh-CN"/>
          </w:rPr>
          <w:t>网</w:t>
        </w:r>
      </w:ins>
      <w:ins w:id="566" w:author="95%" w:date="2026-09-09T11:56:11Z">
        <w:r>
          <w:rPr>
            <w:rFonts w:hint="eastAsia" w:cs="Times New Roman"/>
            <w:color w:val="auto"/>
            <w:highlight w:val="none"/>
            <w:lang w:val="en-US" w:eastAsia="zh-CN"/>
          </w:rPr>
          <w:t>电源</w:t>
        </w:r>
      </w:ins>
      <w:ins w:id="567" w:author="95%" w:date="2026-09-09T11:56:15Z">
        <w:r>
          <w:rPr>
            <w:rFonts w:hint="eastAsia" w:cs="Times New Roman"/>
            <w:color w:val="auto"/>
            <w:highlight w:val="none"/>
            <w:lang w:val="en-US" w:eastAsia="zh-CN"/>
          </w:rPr>
          <w:t>分断</w:t>
        </w:r>
        <w:commentRangeEnd w:id="7"/>
      </w:ins>
      <w:r>
        <w:commentReference w:id="7"/>
      </w:r>
      <w:ins w:id="568" w:author="95%" w:date="2026-09-09T11:56:15Z">
        <w:r>
          <w:rPr>
            <w:rFonts w:hint="eastAsia" w:cs="Times New Roman"/>
            <w:color w:val="auto"/>
            <w:highlight w:val="none"/>
            <w:lang w:val="en-US" w:eastAsia="zh-CN"/>
          </w:rPr>
          <w:t>方法</w:t>
        </w:r>
      </w:ins>
      <w:ins w:id="569" w:author="95%" w:date="2026-09-09T11:56:44Z">
        <w:r>
          <w:rPr>
            <w:rFonts w:hint="eastAsia" w:cs="Times New Roman"/>
            <w:color w:val="auto"/>
            <w:highlight w:val="none"/>
            <w:lang w:val="en-US" w:eastAsia="zh-CN"/>
          </w:rPr>
          <w:t>为</w:t>
        </w:r>
      </w:ins>
      <w:ins w:id="570" w:author="95%" w:date="2026-09-09T11:56:50Z">
        <w:r>
          <w:rPr>
            <w:rFonts w:hint="eastAsia" w:cs="Times New Roman"/>
            <w:color w:val="auto"/>
            <w:highlight w:val="none"/>
            <w:lang w:val="en-US" w:eastAsia="zh-CN"/>
          </w:rPr>
          <w:t>停止治疗后，</w:t>
        </w:r>
      </w:ins>
      <w:ins w:id="571" w:author="95%" w:date="2026-09-09T11:56:51Z">
        <w:r>
          <w:rPr>
            <w:rFonts w:hint="eastAsia" w:cs="Times New Roman"/>
            <w:color w:val="auto"/>
            <w:highlight w:val="none"/>
            <w:lang w:val="en-US" w:eastAsia="zh-CN"/>
          </w:rPr>
          <w:t>从</w:t>
        </w:r>
      </w:ins>
      <w:ins w:id="572" w:author="95%" w:date="2026-09-09T11:56:54Z">
        <w:r>
          <w:rPr>
            <w:rFonts w:hint="eastAsia" w:cs="Times New Roman"/>
            <w:color w:val="auto"/>
            <w:highlight w:val="none"/>
            <w:lang w:val="en-US" w:eastAsia="zh-CN"/>
          </w:rPr>
          <w:t>交流</w:t>
        </w:r>
      </w:ins>
      <w:ins w:id="573" w:author="95%" w:date="2026-09-09T11:56:55Z">
        <w:r>
          <w:rPr>
            <w:rFonts w:hint="eastAsia" w:cs="Times New Roman"/>
            <w:color w:val="auto"/>
            <w:highlight w:val="none"/>
            <w:lang w:val="en-US" w:eastAsia="zh-CN"/>
          </w:rPr>
          <w:t>电源</w:t>
        </w:r>
      </w:ins>
      <w:ins w:id="574" w:author="95%" w:date="2026-09-09T11:56:56Z">
        <w:r>
          <w:rPr>
            <w:rFonts w:hint="eastAsia" w:cs="Times New Roman"/>
            <w:color w:val="auto"/>
            <w:highlight w:val="none"/>
            <w:lang w:val="en-US" w:eastAsia="zh-CN"/>
          </w:rPr>
          <w:t>插座中</w:t>
        </w:r>
      </w:ins>
      <w:ins w:id="575" w:author="95%" w:date="2026-09-09T11:56:58Z">
        <w:r>
          <w:rPr>
            <w:rFonts w:hint="eastAsia" w:cs="Times New Roman"/>
            <w:color w:val="auto"/>
            <w:highlight w:val="none"/>
            <w:lang w:val="en-US" w:eastAsia="zh-CN"/>
          </w:rPr>
          <w:t>拔出</w:t>
        </w:r>
      </w:ins>
      <w:ins w:id="576" w:author="95%" w:date="2026-09-09T11:56:59Z">
        <w:r>
          <w:rPr>
            <w:rFonts w:hint="eastAsia" w:cs="Times New Roman"/>
            <w:color w:val="auto"/>
            <w:highlight w:val="none"/>
            <w:lang w:val="en-US" w:eastAsia="zh-CN"/>
          </w:rPr>
          <w:t>电源</w:t>
        </w:r>
      </w:ins>
      <w:ins w:id="577" w:author="95%" w:date="2026-09-09T11:57:01Z">
        <w:r>
          <w:rPr>
            <w:rFonts w:hint="eastAsia" w:cs="Times New Roman"/>
            <w:color w:val="auto"/>
            <w:highlight w:val="none"/>
            <w:lang w:val="en-US" w:eastAsia="zh-CN"/>
          </w:rPr>
          <w:t>插头，</w:t>
        </w:r>
      </w:ins>
      <w:ins w:id="578" w:author="95%" w:date="2026-09-09T11:57:03Z">
        <w:r>
          <w:rPr>
            <w:rFonts w:hint="eastAsia" w:cs="Times New Roman"/>
            <w:color w:val="auto"/>
            <w:highlight w:val="none"/>
            <w:lang w:val="en-US" w:eastAsia="zh-CN"/>
          </w:rPr>
          <w:t>设备</w:t>
        </w:r>
      </w:ins>
      <w:ins w:id="579" w:author="95%" w:date="2026-09-09T11:57:15Z">
        <w:r>
          <w:rPr>
            <w:rFonts w:hint="eastAsia" w:cs="Times New Roman"/>
            <w:color w:val="auto"/>
            <w:highlight w:val="none"/>
            <w:lang w:val="en-US" w:eastAsia="zh-CN"/>
          </w:rPr>
          <w:t>即与</w:t>
        </w:r>
      </w:ins>
      <w:ins w:id="580" w:author="95%" w:date="2026-09-09T11:57:19Z">
        <w:r>
          <w:rPr>
            <w:rFonts w:hint="eastAsia" w:cs="Times New Roman"/>
            <w:color w:val="auto"/>
            <w:highlight w:val="none"/>
            <w:lang w:val="en-US" w:eastAsia="zh-CN"/>
          </w:rPr>
          <w:t>供电网</w:t>
        </w:r>
      </w:ins>
      <w:ins w:id="581" w:author="95%" w:date="2026-09-09T11:57:20Z">
        <w:r>
          <w:rPr>
            <w:rFonts w:hint="eastAsia" w:cs="Times New Roman"/>
            <w:color w:val="auto"/>
            <w:highlight w:val="none"/>
            <w:lang w:val="en-US" w:eastAsia="zh-CN"/>
          </w:rPr>
          <w:t>断开。</w:t>
        </w:r>
      </w:ins>
    </w:p>
    <w:p w14:paraId="33099A8E">
      <w:pPr>
        <w:pStyle w:val="35"/>
        <w:numPr>
          <w:ilvl w:val="-1"/>
          <w:numId w:val="0"/>
        </w:numPr>
        <w:spacing w:before="120" w:beforeLines="50" w:after="120" w:afterLines="50"/>
        <w:ind w:left="0" w:firstLine="0" w:firstLineChars="0"/>
        <w:rPr>
          <w:del w:id="583" w:author="95%" w:date="2026-09-09T11:56:40Z"/>
          <w:rFonts w:hint="default" w:ascii="Times New Roman" w:hAnsi="Times New Roman" w:cs="Times New Roman"/>
          <w:color w:val="auto"/>
          <w:highlight w:val="none"/>
        </w:rPr>
        <w:pPrChange w:id="582" w:author="95%" w:date="2026-09-09T11:56:41Z">
          <w:pPr>
            <w:pStyle w:val="35"/>
            <w:numPr>
              <w:ilvl w:val="0"/>
              <w:numId w:val="11"/>
            </w:numPr>
            <w:spacing w:before="120" w:beforeLines="50" w:after="120" w:afterLines="50"/>
            <w:ind w:firstLineChars="0"/>
          </w:pPr>
        </w:pPrChange>
      </w:pPr>
    </w:p>
    <w:p w14:paraId="06DFC24A">
      <w:pPr>
        <w:pStyle w:val="3"/>
        <w:spacing w:before="120" w:after="120" w:line="360" w:lineRule="auto"/>
        <w:rPr>
          <w:rFonts w:hint="default" w:ascii="Times New Roman" w:hAnsi="Times New Roman" w:eastAsia="SimSun" w:cs="Times New Roman"/>
          <w:color w:val="auto"/>
          <w:sz w:val="24"/>
          <w:highlight w:val="none"/>
        </w:rPr>
      </w:pPr>
      <w:commentRangeStart w:id="8"/>
      <w:bookmarkStart w:id="39" w:name="_Toc124348904"/>
      <w:bookmarkStart w:id="40" w:name="_Toc126921883"/>
      <w:r>
        <w:rPr>
          <w:rFonts w:hint="default" w:ascii="Times New Roman" w:hAnsi="Times New Roman" w:eastAsia="SimSun" w:cs="Times New Roman"/>
          <w:color w:val="auto"/>
          <w:sz w:val="24"/>
          <w:highlight w:val="none"/>
        </w:rPr>
        <w:t>4.</w:t>
      </w:r>
      <w:del w:id="584" w:author="95%" w:date="2026-09-15T17:19:10Z">
        <w:r>
          <w:rPr>
            <w:rFonts w:hint="default" w:ascii="Times New Roman" w:hAnsi="Times New Roman" w:eastAsia="SimSun" w:cs="Times New Roman"/>
            <w:color w:val="auto"/>
            <w:sz w:val="24"/>
            <w:highlight w:val="none"/>
            <w:lang w:val="en-US" w:eastAsia="zh-CN"/>
          </w:rPr>
          <w:delText>5</w:delText>
        </w:r>
        <w:commentRangeEnd w:id="8"/>
      </w:del>
      <w:del w:id="585" w:author="95%" w:date="2026-09-15T17:19:10Z">
        <w:r>
          <w:rPr>
            <w:rFonts w:hint="default"/>
            <w:lang w:val="en-US"/>
          </w:rPr>
          <w:commentReference w:id="8"/>
        </w:r>
      </w:del>
      <w:del w:id="586" w:author="95%" w:date="2026-09-15T17:19:10Z">
        <w:r>
          <w:rPr>
            <w:rFonts w:hint="default" w:ascii="Times New Roman" w:hAnsi="Times New Roman" w:eastAsia="SimSun" w:cs="Times New Roman"/>
            <w:color w:val="auto"/>
            <w:sz w:val="24"/>
            <w:highlight w:val="none"/>
            <w:lang w:val="en-US"/>
          </w:rPr>
          <w:delText xml:space="preserve"> </w:delText>
        </w:r>
      </w:del>
      <w:ins w:id="587" w:author="95%" w:date="2026-09-15T17:19:10Z">
        <w:r>
          <w:rPr>
            <w:rFonts w:hint="eastAsia" w:ascii="Times New Roman" w:hAnsi="Times New Roman" w:eastAsia="SimSun" w:cs="Times New Roman"/>
            <w:color w:val="auto"/>
            <w:sz w:val="24"/>
            <w:highlight w:val="none"/>
            <w:lang w:val="en-US" w:eastAsia="zh-CN"/>
          </w:rPr>
          <w:t>6</w:t>
        </w:r>
      </w:ins>
      <w:r>
        <w:rPr>
          <w:rFonts w:hint="default" w:ascii="Times New Roman" w:hAnsi="Times New Roman" w:eastAsia="SimSun" w:cs="Times New Roman"/>
          <w:color w:val="auto"/>
          <w:sz w:val="24"/>
          <w:highlight w:val="none"/>
        </w:rPr>
        <w:t>连接管路和鼻罩</w:t>
      </w:r>
      <w:bookmarkEnd w:id="39"/>
      <w:bookmarkEnd w:id="40"/>
    </w:p>
    <w:p w14:paraId="067644EC">
      <w:pPr>
        <w:rPr>
          <w:rFonts w:hint="default" w:ascii="Times New Roman" w:hAnsi="Times New Roman" w:cs="Times New Roman"/>
          <w:color w:val="auto"/>
          <w:highlight w:val="none"/>
        </w:rPr>
      </w:pPr>
      <w:r>
        <w:rPr>
          <w:rFonts w:hint="default" w:ascii="Times New Roman" w:hAnsi="Times New Roman" w:cs="Times New Roman"/>
          <w:color w:val="auto"/>
          <w:highlight w:val="none"/>
        </w:rPr>
        <w:t>1）将管路的末端连接到呼吸机的出气口上，安装好后轻拔管路不会从设备脱出。</w:t>
      </w:r>
    </w:p>
    <w:p w14:paraId="57A061E8">
      <w:pPr>
        <w:rPr>
          <w:rFonts w:hint="default" w:ascii="Times New Roman" w:hAnsi="Times New Roman" w:cs="Times New Roman"/>
          <w:color w:val="auto"/>
          <w:highlight w:val="none"/>
        </w:rPr>
      </w:pPr>
      <w:r>
        <w:rPr>
          <w:rFonts w:hint="default" w:ascii="Times New Roman" w:hAnsi="Times New Roman" w:cs="Times New Roman"/>
          <w:color w:val="auto"/>
          <w:highlight w:val="none"/>
        </w:rPr>
        <w:t>2）按照鼻罩使用说明书佩戴您的鼻罩，将管路的另一端与鼻罩相连，确保轻晃头部，管路不会从鼻罩脱出。</w:t>
      </w:r>
    </w:p>
    <w:p w14:paraId="63B98BDE">
      <w:pPr>
        <w:spacing w:before="120" w:beforeLines="50" w:after="120" w:afterLines="50"/>
        <w:jc w:val="center"/>
        <w:rPr>
          <w:rFonts w:hint="default" w:ascii="Times New Roman" w:hAnsi="Times New Roman" w:cs="Times New Roman"/>
          <w:color w:val="auto"/>
          <w:highlight w:val="none"/>
        </w:rPr>
      </w:pPr>
    </w:p>
    <w:p w14:paraId="26FF6B93">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警告</w:t>
      </w:r>
    </w:p>
    <w:p w14:paraId="65B425FD">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鼻罩与呼吸机配合使用时，应距离氧源至少1m，因避免在易燃气体、富氧环境中使用本设备。</w:t>
      </w:r>
    </w:p>
    <w:p w14:paraId="595BBC3E">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每次使用前应检查管路是否损坏或有异物，如有，应清洁管路或更换管路。</w:t>
      </w:r>
    </w:p>
    <w:p w14:paraId="07D403C1">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不要将过长的管路堆放在床头部位，有可能会在熟睡中缠住患者的头或颈部。</w:t>
      </w:r>
    </w:p>
    <w:p w14:paraId="12CD5EC5">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为了尽量减少CO</w:t>
      </w:r>
      <w:r>
        <w:rPr>
          <w:rFonts w:hint="default" w:ascii="Times New Roman" w:hAnsi="Times New Roman" w:cs="Times New Roman"/>
          <w:color w:val="auto"/>
          <w:highlight w:val="none"/>
          <w:vertAlign w:val="subscript"/>
        </w:rPr>
        <w:t>2</w:t>
      </w:r>
      <w:r>
        <w:rPr>
          <w:rFonts w:hint="default" w:ascii="Times New Roman" w:hAnsi="Times New Roman" w:cs="Times New Roman"/>
          <w:color w:val="auto"/>
          <w:highlight w:val="none"/>
        </w:rPr>
        <w:t>重复吸入的可能，患者应注意以下几点：</w:t>
      </w:r>
    </w:p>
    <w:p w14:paraId="1FCB25DB">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a) 使用与呼吸机配套的由本公司提供的管路和鼻罩（推荐）；</w:t>
      </w:r>
    </w:p>
    <w:p w14:paraId="0E1531B2">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b) 不要在设备停止工作的状态下长时间佩带鼻罩；</w:t>
      </w:r>
    </w:p>
    <w:p w14:paraId="1E4DFE7E">
      <w:pPr>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c) 必须使用带排气孔的鼻罩，确保鼻罩上的排气孔不被堵塞或封住。</w:t>
      </w:r>
    </w:p>
    <w:p w14:paraId="0FB6A9D8">
      <w:pPr>
        <w:pStyle w:val="35"/>
        <w:numPr>
          <w:ilvl w:val="0"/>
          <w:numId w:val="13"/>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如果需要购买附件，请与设备供应商联系。</w:t>
      </w:r>
    </w:p>
    <w:p w14:paraId="28E898A6">
      <w:pPr>
        <w:pStyle w:val="35"/>
        <w:numPr>
          <w:ilvl w:val="0"/>
          <w:numId w:val="13"/>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未经本公司同意或您的主治医生推荐，请不要使用非配套的附属设备。如果在使用本设备的过程中出现胸部不适、呼吸短促、胃涨或严重的头疼等其他不适时，请马上联系您的医生或有资质的医务人员。</w:t>
      </w:r>
    </w:p>
    <w:p w14:paraId="334E0ACE">
      <w:pPr>
        <w:pStyle w:val="3"/>
        <w:spacing w:before="120" w:after="120" w:line="360" w:lineRule="auto"/>
        <w:rPr>
          <w:rFonts w:hint="default" w:ascii="Times New Roman" w:hAnsi="Times New Roman" w:eastAsia="SimSun" w:cs="Times New Roman"/>
          <w:color w:val="auto"/>
          <w:sz w:val="24"/>
          <w:highlight w:val="none"/>
        </w:rPr>
      </w:pPr>
      <w:bookmarkStart w:id="41" w:name="_Toc126921884"/>
      <w:r>
        <w:rPr>
          <w:rFonts w:hint="default" w:ascii="Times New Roman" w:hAnsi="Times New Roman" w:eastAsia="SimSun" w:cs="Times New Roman"/>
          <w:color w:val="auto"/>
          <w:sz w:val="24"/>
          <w:highlight w:val="none"/>
        </w:rPr>
        <w:t>4.</w:t>
      </w:r>
      <w:bookmarkEnd w:id="29"/>
      <w:bookmarkEnd w:id="30"/>
      <w:ins w:id="588" w:author="95%" w:date="2026-09-15T17:19:16Z">
        <w:r>
          <w:rPr>
            <w:rFonts w:hint="eastAsia" w:ascii="Times New Roman" w:hAnsi="Times New Roman" w:eastAsia="SimSun" w:cs="Times New Roman"/>
            <w:color w:val="auto"/>
            <w:sz w:val="24"/>
            <w:highlight w:val="none"/>
            <w:lang w:val="en-US" w:eastAsia="zh-CN"/>
          </w:rPr>
          <w:t>7</w:t>
        </w:r>
      </w:ins>
      <w:del w:id="589" w:author="95%" w:date="2026-09-15T17:19:16Z">
        <w:r>
          <w:rPr>
            <w:rFonts w:hint="eastAsia" w:ascii="Times New Roman" w:hAnsi="Times New Roman" w:eastAsia="SimSun" w:cs="Times New Roman"/>
            <w:color w:val="auto"/>
            <w:sz w:val="24"/>
            <w:highlight w:val="none"/>
            <w:lang w:val="en-US" w:eastAsia="zh-CN"/>
          </w:rPr>
          <w:delText>6</w:delText>
        </w:r>
      </w:del>
      <w:r>
        <w:rPr>
          <w:rFonts w:hint="default" w:ascii="Times New Roman" w:hAnsi="Times New Roman" w:eastAsia="SimSun" w:cs="Times New Roman"/>
          <w:color w:val="auto"/>
          <w:sz w:val="24"/>
          <w:highlight w:val="none"/>
        </w:rPr>
        <w:t>开始/停止治疗</w:t>
      </w:r>
      <w:bookmarkEnd w:id="41"/>
    </w:p>
    <w:p w14:paraId="58AF6DFA">
      <w:pPr>
        <w:rPr>
          <w:rFonts w:hint="default" w:ascii="Times New Roman" w:hAnsi="Times New Roman" w:cs="Times New Roman"/>
          <w:color w:val="auto"/>
          <w:highlight w:val="none"/>
        </w:rPr>
      </w:pPr>
      <w:r>
        <w:rPr>
          <w:rFonts w:hint="default" w:ascii="Times New Roman" w:hAnsi="Times New Roman" w:cs="Times New Roman"/>
          <w:color w:val="auto"/>
          <w:highlight w:val="none"/>
        </w:rPr>
        <w:t>主机接通电源后，有以下三种方式启动/暂停呼吸机的工作：</w:t>
      </w:r>
    </w:p>
    <w:p w14:paraId="3F52DB2D">
      <w:pPr>
        <w:rPr>
          <w:rFonts w:hint="default" w:ascii="Times New Roman" w:hAnsi="Times New Roman" w:cs="Times New Roman"/>
          <w:color w:val="auto"/>
          <w:highlight w:val="none"/>
        </w:rPr>
      </w:pPr>
      <w:r>
        <w:rPr>
          <w:rFonts w:hint="default" w:ascii="Times New Roman" w:hAnsi="Times New Roman" w:cs="Times New Roman"/>
          <w:color w:val="auto"/>
          <w:highlight w:val="none"/>
        </w:rPr>
        <w:t>1）主机按键启动：按压呼吸机主机上的启动/停止键，设备开始/停止工作；</w:t>
      </w:r>
    </w:p>
    <w:p w14:paraId="21343E2F">
      <w:pPr>
        <w:rPr>
          <w:rFonts w:hint="default" w:ascii="Times New Roman" w:hAnsi="Times New Roman" w:cs="Times New Roman"/>
          <w:color w:val="auto"/>
          <w:highlight w:val="none"/>
        </w:rPr>
      </w:pPr>
      <w:r>
        <w:rPr>
          <w:rFonts w:hint="default" w:ascii="Times New Roman" w:hAnsi="Times New Roman" w:cs="Times New Roman"/>
          <w:color w:val="auto"/>
          <w:highlight w:val="none"/>
        </w:rPr>
        <w:t>2）APP按键启动：在</w:t>
      </w:r>
      <w:r>
        <w:rPr>
          <w:rFonts w:hint="default" w:ascii="Times New Roman" w:hAnsi="Times New Roman" w:eastAsia="SimSun" w:cs="Times New Roman"/>
          <w:color w:val="auto"/>
          <w:sz w:val="24"/>
          <w:szCs w:val="24"/>
          <w:highlight w:val="none"/>
        </w:rPr>
        <w:t>YZFTools</w:t>
      </w:r>
      <w:r>
        <w:rPr>
          <w:rFonts w:hint="default" w:ascii="Times New Roman" w:hAnsi="Times New Roman" w:cs="Times New Roman"/>
          <w:color w:val="auto"/>
          <w:sz w:val="24"/>
          <w:szCs w:val="24"/>
          <w:highlight w:val="none"/>
          <w:lang w:val="en-US" w:eastAsia="zh-CN"/>
        </w:rPr>
        <w:t xml:space="preserve"> </w:t>
      </w:r>
      <w:r>
        <w:rPr>
          <w:rFonts w:hint="default" w:ascii="Times New Roman" w:hAnsi="Times New Roman" w:cs="Times New Roman"/>
          <w:color w:val="auto"/>
          <w:highlight w:val="none"/>
        </w:rPr>
        <w:t>APP中点击启动/停止键（需要在完成绑定的情况下），设备开始/停止工作；</w:t>
      </w:r>
    </w:p>
    <w:p w14:paraId="3BC5974D">
      <w:pPr>
        <w:rPr>
          <w:rFonts w:hint="default" w:ascii="Times New Roman" w:hAnsi="Times New Roman" w:cs="Times New Roman"/>
          <w:color w:val="auto"/>
          <w:highlight w:val="none"/>
        </w:rPr>
      </w:pPr>
      <w:r>
        <w:rPr>
          <w:rFonts w:hint="default" w:ascii="Times New Roman" w:hAnsi="Times New Roman" w:cs="Times New Roman"/>
          <w:color w:val="auto"/>
          <w:highlight w:val="none"/>
        </w:rPr>
        <w:t>3）呼吸自动启动：呼吸机开启了</w:t>
      </w:r>
      <w:r>
        <w:rPr>
          <w:rFonts w:hint="default" w:ascii="Times New Roman" w:hAnsi="Times New Roman" w:cs="Times New Roman"/>
          <w:color w:val="auto"/>
          <w:highlight w:val="none"/>
          <w:lang w:eastAsia="zh-CN"/>
        </w:rPr>
        <w:t>自动</w:t>
      </w:r>
      <w:r>
        <w:rPr>
          <w:rFonts w:hint="default" w:ascii="Times New Roman" w:hAnsi="Times New Roman" w:cs="Times New Roman"/>
          <w:color w:val="auto"/>
          <w:highlight w:val="none"/>
        </w:rPr>
        <w:t>开机/停机功能，使用者戴上通气面罩并深呼吸几次后，呼吸机自动开始工作；在面罩或管路脱落及其它引起大量漏气的情况下，呼吸机自动暂停工作。</w:t>
      </w:r>
      <w:r>
        <w:rPr>
          <w:rFonts w:hint="default" w:ascii="Times New Roman" w:hAnsi="Times New Roman" w:cs="Times New Roman"/>
          <w:color w:val="auto"/>
          <w:highlight w:val="none"/>
        </w:rPr>
        <w:br w:type="textWrapping"/>
      </w:r>
    </w:p>
    <w:p w14:paraId="4D5AB9F7">
      <w:pPr>
        <w:pStyle w:val="2"/>
        <w:spacing w:after="240" w:line="360" w:lineRule="auto"/>
        <w:rPr>
          <w:rFonts w:hint="eastAsia" w:ascii="Times New Roman" w:hAnsi="Times New Roman" w:cs="Times New Roman"/>
          <w:color w:val="auto"/>
          <w:sz w:val="30"/>
          <w:highlight w:val="none"/>
          <w:lang w:val="en-US" w:eastAsia="zh-CN"/>
        </w:rPr>
      </w:pPr>
      <w:bookmarkStart w:id="42" w:name="_Toc30624"/>
      <w:bookmarkStart w:id="43" w:name="_Toc25315"/>
      <w:r>
        <w:rPr>
          <w:rFonts w:hint="eastAsia" w:cs="Times New Roman"/>
          <w:color w:val="auto"/>
          <w:sz w:val="30"/>
          <w:highlight w:val="none"/>
          <w:lang w:val="en-US" w:eastAsia="zh-CN"/>
        </w:rPr>
        <w:t>五、</w:t>
      </w:r>
      <w:r>
        <w:rPr>
          <w:rFonts w:hint="eastAsia" w:ascii="Times New Roman" w:hAnsi="Times New Roman" w:cs="Times New Roman"/>
          <w:color w:val="auto"/>
          <w:sz w:val="30"/>
          <w:highlight w:val="none"/>
          <w:lang w:val="en-US" w:eastAsia="zh-CN"/>
        </w:rPr>
        <w:t>功能介绍</w:t>
      </w:r>
      <w:bookmarkEnd w:id="42"/>
      <w:bookmarkEnd w:id="43"/>
    </w:p>
    <w:p w14:paraId="007339B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ascii="Times New Roman" w:hAnsi="Times New Roman" w:eastAsia="SimSun" w:cs="Times New Roman"/>
          <w:b/>
          <w:bCs/>
          <w:color w:val="auto"/>
          <w:kern w:val="2"/>
          <w:sz w:val="24"/>
          <w:szCs w:val="32"/>
          <w:highlight w:val="none"/>
          <w:lang w:val="en-US" w:eastAsia="zh-CN" w:bidi="ar-SA"/>
        </w:rPr>
        <w:t>5.1按键</w:t>
      </w:r>
      <w:r>
        <w:rPr>
          <w:rFonts w:hint="eastAsia" w:asciiTheme="minorEastAsia" w:hAnsiTheme="minorEastAsia" w:eastAsiaTheme="minorEastAsia" w:cstheme="minorEastAsia"/>
          <w:color w:val="auto"/>
          <w:highlight w:val="none"/>
          <w:lang w:val="en-US" w:eastAsia="zh-CN"/>
        </w:rPr>
        <w:br w:type="textWrapping"/>
      </w:r>
      <w:r>
        <w:rPr>
          <w:rFonts w:hint="eastAsia" w:asciiTheme="minorEastAsia" w:hAnsiTheme="minorEastAsia" w:eastAsiaTheme="minorEastAsia" w:cstheme="minorEastAsia"/>
          <w:color w:val="auto"/>
          <w:highlight w:val="none"/>
          <w:lang w:val="en-US" w:eastAsia="zh-CN"/>
        </w:rPr>
        <w:t>启停按键是</w:t>
      </w:r>
      <w:r>
        <w:rPr>
          <w:rFonts w:hint="eastAsia"/>
          <w:color w:val="auto"/>
          <w:highlight w:val="none"/>
          <w:lang w:val="en-US" w:eastAsia="zh-CN"/>
        </w:rPr>
        <w:t>设备的物理启停控制键。</w:t>
      </w:r>
      <w:r>
        <w:rPr>
          <w:rFonts w:hint="eastAsia"/>
          <w:color w:val="auto"/>
          <w:highlight w:val="none"/>
          <w:lang w:val="en-US" w:eastAsia="zh-CN"/>
        </w:rPr>
        <w:br w:type="textWrapping"/>
      </w:r>
      <w:r>
        <w:rPr>
          <w:rFonts w:hint="eastAsia"/>
          <w:color w:val="auto"/>
          <w:highlight w:val="none"/>
          <w:lang w:val="en-US" w:eastAsia="zh-CN"/>
        </w:rPr>
        <w:t>1）短按启停按键，可以启动或停止治疗。</w:t>
      </w:r>
    </w:p>
    <w:p w14:paraId="1153BA6A">
      <w:pPr>
        <w:keepNext w:val="0"/>
        <w:keepLines w:val="0"/>
        <w:pageBreakBefore w:val="0"/>
        <w:widowControl w:val="0"/>
        <w:numPr>
          <w:ilvl w:val="0"/>
          <w:numId w:val="14"/>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若在系统设置中开启“确认停止”功能，在治疗运行中按此键后，屏幕将弹出确认停止提示。选择“是”则停止治疗，选择“否”或等待超时则治疗继续。</w:t>
      </w:r>
    </w:p>
    <w:p w14:paraId="12703041">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SimSun" w:cs="Times New Roman"/>
          <w:b/>
          <w:bCs/>
          <w:color w:val="auto"/>
          <w:kern w:val="2"/>
          <w:sz w:val="24"/>
          <w:szCs w:val="32"/>
          <w:highlight w:val="none"/>
          <w:lang w:val="en-US" w:eastAsia="zh-CN" w:bidi="ar-SA"/>
        </w:rPr>
      </w:pPr>
      <w:r>
        <w:rPr>
          <w:rFonts w:ascii="SimSun" w:hAnsi="SimSun" w:eastAsia="SimSun" w:cs="SimSun"/>
          <w:color w:val="auto"/>
          <w:sz w:val="24"/>
          <w:szCs w:val="24"/>
          <w:highlight w:val="none"/>
        </w:rPr>
        <w:drawing>
          <wp:inline distT="0" distB="0" distL="114300" distR="114300">
            <wp:extent cx="2249170" cy="1687195"/>
            <wp:effectExtent l="0" t="0" r="6350" b="4445"/>
            <wp:docPr id="5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descr="IMG_256"/>
                    <pic:cNvPicPr>
                      <a:picLocks noChangeAspect="1"/>
                    </pic:cNvPicPr>
                  </pic:nvPicPr>
                  <pic:blipFill>
                    <a:blip r:embed="rId21"/>
                    <a:stretch>
                      <a:fillRect/>
                    </a:stretch>
                  </pic:blipFill>
                  <pic:spPr>
                    <a:xfrm>
                      <a:off x="0" y="0"/>
                      <a:ext cx="2249170" cy="1687195"/>
                    </a:xfrm>
                    <a:prstGeom prst="rect">
                      <a:avLst/>
                    </a:prstGeom>
                    <a:noFill/>
                    <a:ln w="9525">
                      <a:noFill/>
                    </a:ln>
                  </pic:spPr>
                </pic:pic>
              </a:graphicData>
            </a:graphic>
          </wp:inline>
        </w:drawing>
      </w:r>
      <w:r>
        <w:rPr>
          <w:rFonts w:ascii="SimSun" w:hAnsi="SimSun" w:eastAsia="SimSun" w:cs="SimSun"/>
          <w:color w:val="auto"/>
          <w:sz w:val="24"/>
          <w:szCs w:val="24"/>
          <w:highlight w:val="none"/>
        </w:rPr>
        <w:br w:type="textWrapping"/>
      </w:r>
      <w:r>
        <w:rPr>
          <w:rFonts w:hint="eastAsia" w:ascii="SimSun" w:hAnsi="SimSun" w:eastAsia="SimSun" w:cs="SimSun"/>
          <w:color w:val="auto"/>
          <w:sz w:val="24"/>
          <w:szCs w:val="24"/>
          <w:highlight w:val="none"/>
          <w:lang w:val="en-US" w:eastAsia="zh-CN"/>
        </w:rPr>
        <w:t>图 5-1 确认停止界面</w:t>
      </w:r>
    </w:p>
    <w:p w14:paraId="1D454FC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color w:val="auto"/>
          <w:highlight w:val="none"/>
          <w:lang w:val="en-US" w:eastAsia="zh-CN"/>
        </w:rPr>
      </w:pPr>
      <w:r>
        <w:rPr>
          <w:rFonts w:hint="eastAsia" w:ascii="Times New Roman" w:hAnsi="Times New Roman" w:eastAsia="SimSun" w:cs="Times New Roman"/>
          <w:b/>
          <w:bCs/>
          <w:color w:val="auto"/>
          <w:kern w:val="2"/>
          <w:sz w:val="24"/>
          <w:szCs w:val="32"/>
          <w:highlight w:val="none"/>
          <w:lang w:val="en-US" w:eastAsia="zh-CN" w:bidi="ar-SA"/>
        </w:rPr>
        <w:t>5.2屏幕显示</w:t>
      </w:r>
      <w:r>
        <w:rPr>
          <w:rFonts w:hint="eastAsia"/>
          <w:color w:val="auto"/>
          <w:highlight w:val="none"/>
          <w:lang w:val="en-US" w:eastAsia="zh-CN"/>
        </w:rPr>
        <w:br w:type="textWrapping"/>
      </w:r>
      <w:r>
        <w:rPr>
          <w:rFonts w:hint="eastAsia"/>
          <w:color w:val="auto"/>
          <w:highlight w:val="none"/>
          <w:lang w:val="en-US" w:eastAsia="zh-CN"/>
        </w:rPr>
        <w:t>设备采用触控屏幕进行交互操作，主要有主界面和运行界面。</w:t>
      </w:r>
      <w:r>
        <w:rPr>
          <w:rFonts w:hint="eastAsia"/>
          <w:color w:val="auto"/>
          <w:highlight w:val="none"/>
          <w:lang w:val="en-US" w:eastAsia="zh-CN"/>
        </w:rPr>
        <w:br w:type="textWrapping"/>
      </w:r>
      <w:r>
        <w:rPr>
          <w:rFonts w:hint="eastAsia"/>
          <w:color w:val="auto"/>
          <w:highlight w:val="none"/>
          <w:lang w:val="en-US" w:eastAsia="zh-CN"/>
        </w:rPr>
        <w:t>·</w:t>
      </w:r>
      <w:r>
        <w:rPr>
          <w:rFonts w:hint="eastAsia"/>
          <w:b/>
          <w:bCs/>
          <w:color w:val="auto"/>
          <w:highlight w:val="none"/>
          <w:lang w:val="en-US" w:eastAsia="zh-CN"/>
        </w:rPr>
        <w:t>主界面</w:t>
      </w:r>
      <w:r>
        <w:rPr>
          <w:rFonts w:hint="eastAsia" w:ascii="Times New Roman" w:hAnsi="Times New Roman" w:eastAsia="SimSun" w:cs="Times New Roman"/>
          <w:b/>
          <w:bCs/>
          <w:color w:val="auto"/>
          <w:kern w:val="2"/>
          <w:sz w:val="24"/>
          <w:szCs w:val="24"/>
          <w:highlight w:val="none"/>
          <w:lang w:val="en-US" w:eastAsia="zh-CN" w:bidi="ar-SA"/>
        </w:rPr>
        <w:t>：</w:t>
      </w:r>
      <w:r>
        <w:rPr>
          <w:rFonts w:hint="eastAsia" w:cs="Times New Roman"/>
          <w:b w:val="0"/>
          <w:bCs w:val="0"/>
          <w:color w:val="auto"/>
          <w:kern w:val="2"/>
          <w:sz w:val="24"/>
          <w:szCs w:val="24"/>
          <w:highlight w:val="none"/>
          <w:lang w:val="en-US" w:eastAsia="zh-CN" w:bidi="ar-SA"/>
        </w:rPr>
        <w:t>待机状态下，</w:t>
      </w:r>
      <w:r>
        <w:rPr>
          <w:rFonts w:hint="eastAsia" w:ascii="Times New Roman" w:hAnsi="Times New Roman" w:eastAsia="SimSun" w:cs="Times New Roman"/>
          <w:color w:val="auto"/>
          <w:kern w:val="2"/>
          <w:sz w:val="24"/>
          <w:szCs w:val="24"/>
          <w:highlight w:val="none"/>
          <w:lang w:val="en-US" w:eastAsia="zh-CN" w:bidi="ar-SA"/>
        </w:rPr>
        <w:t>设备未进行治疗时，屏幕显示用于参数设置和数据查看的菜单界面</w:t>
      </w:r>
      <w:r>
        <w:rPr>
          <w:rFonts w:hint="eastAsia" w:cs="Times New Roman"/>
          <w:color w:val="auto"/>
          <w:kern w:val="2"/>
          <w:sz w:val="24"/>
          <w:szCs w:val="24"/>
          <w:highlight w:val="none"/>
          <w:lang w:val="en-US" w:eastAsia="zh-CN" w:bidi="ar-SA"/>
        </w:rPr>
        <w:t>。</w:t>
      </w:r>
    </w:p>
    <w:p w14:paraId="42C5F1C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color w:val="auto"/>
          <w:highlight w:val="none"/>
          <w:lang w:val="en-US" w:eastAsia="zh-CN"/>
        </w:rPr>
      </w:pPr>
      <w:r>
        <w:rPr>
          <w:rFonts w:hint="eastAsia"/>
          <w:color w:val="auto"/>
          <w:highlight w:val="none"/>
          <w:lang w:val="en-US" w:eastAsia="zh-CN"/>
        </w:rPr>
        <w:t>·</w:t>
      </w:r>
      <w:r>
        <w:rPr>
          <w:rFonts w:hint="eastAsia"/>
          <w:b/>
          <w:bCs/>
          <w:color w:val="auto"/>
          <w:highlight w:val="none"/>
          <w:lang w:val="en-US" w:eastAsia="zh-CN"/>
        </w:rPr>
        <w:t>运行界面：</w:t>
      </w:r>
      <w:r>
        <w:rPr>
          <w:rFonts w:hint="eastAsia"/>
          <w:b w:val="0"/>
          <w:bCs w:val="0"/>
          <w:color w:val="auto"/>
          <w:highlight w:val="none"/>
          <w:lang w:val="en-US" w:eastAsia="zh-CN"/>
        </w:rPr>
        <w:t>运行状态下，</w:t>
      </w:r>
      <w:r>
        <w:rPr>
          <w:rFonts w:hint="eastAsia"/>
          <w:color w:val="auto"/>
          <w:highlight w:val="none"/>
          <w:lang w:val="en-US" w:eastAsia="zh-CN"/>
        </w:rPr>
        <w:t>设备启动治疗后将进入“实时运行界面”，展示实时动态数据、提供快捷操作。</w:t>
      </w:r>
    </w:p>
    <w:p w14:paraId="2C09C006">
      <w:pPr>
        <w:rPr>
          <w:rFonts w:hint="eastAsia"/>
          <w:color w:val="auto"/>
          <w:highlight w:val="none"/>
          <w:lang w:val="en-US" w:eastAsia="zh-CN"/>
        </w:rPr>
      </w:pPr>
    </w:p>
    <w:p w14:paraId="3979FAC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bCs/>
          <w:color w:val="auto"/>
          <w:highlight w:val="none"/>
          <w:lang w:val="en-US" w:eastAsia="zh-CN"/>
        </w:rPr>
      </w:pPr>
      <w:r>
        <w:rPr>
          <w:rFonts w:hint="eastAsia"/>
          <w:b/>
          <w:bCs/>
          <w:color w:val="auto"/>
          <w:highlight w:val="none"/>
          <w:lang w:val="en-US" w:eastAsia="zh-CN"/>
        </w:rPr>
        <w:t>5.2.1主界面</w:t>
      </w:r>
    </w:p>
    <w:p w14:paraId="465C8F6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设备开机自检后进入的界面。</w:t>
      </w:r>
    </w:p>
    <w:p w14:paraId="71EB14EE">
      <w:pPr>
        <w:keepNext w:val="0"/>
        <w:keepLines w:val="0"/>
        <w:pageBreakBefore w:val="0"/>
        <w:widowControl w:val="0"/>
        <w:numPr>
          <w:ilvl w:val="0"/>
          <w:numId w:val="0"/>
        </w:numPr>
        <w:kinsoku/>
        <w:wordWrap/>
        <w:overflowPunct/>
        <w:topLinePunct w:val="0"/>
        <w:autoSpaceDE/>
        <w:autoSpaceDN/>
        <w:bidi w:val="0"/>
        <w:adjustRightInd/>
        <w:snapToGrid/>
        <w:ind w:left="960" w:leftChars="400" w:firstLine="480" w:firstLineChars="200"/>
        <w:textAlignment w:val="auto"/>
        <w:rPr>
          <w:rFonts w:hint="default" w:eastAsia="SimSun"/>
          <w:color w:val="auto"/>
          <w:highlight w:val="none"/>
          <w:lang w:val="en-US" w:eastAsia="zh-CN"/>
        </w:rPr>
      </w:pPr>
      <w:r>
        <w:rPr>
          <w:rFonts w:hint="eastAsia" w:eastAsia="SimSun"/>
          <w:color w:val="auto"/>
          <w:highlight w:val="none"/>
          <w:lang w:val="en-US" w:eastAsia="zh-CN"/>
        </w:rPr>
        <w:t xml:space="preserve">   </w:t>
      </w:r>
      <w:r>
        <w:rPr>
          <w:rFonts w:hint="eastAsia"/>
          <w:color w:val="auto"/>
          <w:highlight w:val="none"/>
          <w:lang w:val="en-US" w:eastAsia="zh-CN"/>
        </w:rPr>
        <w:t xml:space="preserve"> </w:t>
      </w:r>
      <w:r>
        <w:rPr>
          <w:rFonts w:hint="eastAsia" w:eastAsia="SimSun"/>
          <w:color w:val="auto"/>
          <w:highlight w:val="none"/>
          <w:lang w:val="en-US" w:eastAsia="zh-CN"/>
        </w:rPr>
        <w:t xml:space="preserve"> </w:t>
      </w:r>
      <w:r>
        <w:rPr>
          <w:rFonts w:hint="eastAsia"/>
          <w:color w:val="auto"/>
          <w:highlight w:val="none"/>
          <w:lang w:val="en-US" w:eastAsia="zh-CN"/>
        </w:rPr>
        <w:t xml:space="preserve"> </w:t>
      </w:r>
      <w:del w:id="590" w:author="95%" w:date="2026-05-19T14:02:12Z">
        <w:r>
          <w:rPr>
            <w:color w:val="auto"/>
            <w:highlight w:val="none"/>
          </w:rPr>
          <w:drawing>
            <wp:inline distT="0" distB="0" distL="114300" distR="114300">
              <wp:extent cx="2294890" cy="1721485"/>
              <wp:effectExtent l="0" t="0" r="6350" b="635"/>
              <wp:docPr id="39" name="图片 39" descr="U70界面_主页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U70界面_主页02"/>
                      <pic:cNvPicPr>
                        <a:picLocks noChangeAspect="1"/>
                      </pic:cNvPicPr>
                    </pic:nvPicPr>
                    <pic:blipFill>
                      <a:blip r:embed="rId22"/>
                      <a:stretch>
                        <a:fillRect/>
                      </a:stretch>
                    </pic:blipFill>
                    <pic:spPr>
                      <a:xfrm>
                        <a:off x="0" y="0"/>
                        <a:ext cx="2294890" cy="1721485"/>
                      </a:xfrm>
                      <a:prstGeom prst="rect">
                        <a:avLst/>
                      </a:prstGeom>
                    </pic:spPr>
                  </pic:pic>
                </a:graphicData>
              </a:graphic>
            </wp:inline>
          </w:drawing>
        </w:r>
      </w:del>
      <w:ins w:id="592" w:author="95%" w:date="2026-05-19T14:01:52Z">
        <w:r>
          <w:rPr>
            <w:color w:val="auto"/>
            <w:highlight w:val="none"/>
          </w:rPr>
          <w:drawing>
            <wp:inline distT="0" distB="0" distL="114300" distR="114300">
              <wp:extent cx="2294890" cy="1721485"/>
              <wp:effectExtent l="0" t="0" r="6350" b="635"/>
              <wp:docPr id="5" name="图片 5" descr="04基础模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4基础模式-1"/>
                      <pic:cNvPicPr>
                        <a:picLocks noChangeAspect="1"/>
                      </pic:cNvPicPr>
                    </pic:nvPicPr>
                    <pic:blipFill>
                      <a:blip r:embed="rId23"/>
                      <a:stretch>
                        <a:fillRect/>
                      </a:stretch>
                    </pic:blipFill>
                    <pic:spPr>
                      <a:xfrm>
                        <a:off x="0" y="0"/>
                        <a:ext cx="2294890" cy="1721485"/>
                      </a:xfrm>
                      <a:prstGeom prst="rect">
                        <a:avLst/>
                      </a:prstGeom>
                    </pic:spPr>
                  </pic:pic>
                </a:graphicData>
              </a:graphic>
            </wp:inline>
          </w:drawing>
        </w:r>
      </w:ins>
      <w:r>
        <w:rPr>
          <w:color w:val="auto"/>
          <w:highlight w:val="none"/>
        </w:rPr>
        <w:br w:type="textWrapping"/>
      </w:r>
      <w:r>
        <w:rPr>
          <w:rFonts w:hint="eastAsia"/>
          <w:color w:val="auto"/>
          <w:highlight w:val="none"/>
          <w:lang w:val="en-US" w:eastAsia="zh-CN"/>
        </w:rPr>
        <w:t xml:space="preserve">                 图5-2 设备主界面</w:t>
      </w:r>
    </w:p>
    <w:p w14:paraId="751DA73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ascii="Times New Roman" w:hAnsi="Times New Roman" w:eastAsia="SimSun" w:cs="Times New Roman"/>
          <w:color w:val="auto"/>
          <w:kern w:val="2"/>
          <w:sz w:val="24"/>
          <w:szCs w:val="24"/>
          <w:highlight w:val="none"/>
          <w:lang w:val="en-US" w:eastAsia="zh-CN" w:bidi="ar-SA"/>
        </w:rPr>
        <w:t>1）</w:t>
      </w:r>
      <w:r>
        <w:rPr>
          <w:rFonts w:hint="eastAsia"/>
          <w:color w:val="auto"/>
          <w:highlight w:val="none"/>
          <w:lang w:val="en-US" w:eastAsia="zh-CN"/>
        </w:rPr>
        <w:t>顶部状态栏显示</w:t>
      </w:r>
      <w:ins w:id="594" w:author="95%" w:date="2026-04-17T17:41:33Z">
        <w:r>
          <w:rPr>
            <w:rFonts w:hint="eastAsia"/>
            <w:color w:val="auto"/>
            <w:highlight w:val="none"/>
            <w:lang w:val="en-US" w:eastAsia="zh-CN"/>
          </w:rPr>
          <w:t>湿化器</w:t>
        </w:r>
      </w:ins>
      <w:ins w:id="595" w:author="95%" w:date="2026-04-17T17:41:40Z">
        <w:r>
          <w:rPr>
            <w:rFonts w:hint="eastAsia"/>
            <w:color w:val="auto"/>
            <w:highlight w:val="none"/>
            <w:lang w:val="en-US" w:eastAsia="zh-CN"/>
          </w:rPr>
          <w:t>状态</w:t>
        </w:r>
      </w:ins>
      <w:ins w:id="596" w:author="95%" w:date="2026-04-17T17:41:41Z">
        <w:r>
          <w:rPr>
            <w:rFonts w:hint="eastAsia"/>
            <w:color w:val="auto"/>
            <w:highlight w:val="none"/>
            <w:lang w:val="en-US" w:eastAsia="zh-CN"/>
          </w:rPr>
          <w:t>、</w:t>
        </w:r>
      </w:ins>
      <w:r>
        <w:rPr>
          <w:rFonts w:hint="eastAsia"/>
          <w:color w:val="auto"/>
          <w:highlight w:val="none"/>
          <w:lang w:val="en-US" w:eastAsia="zh-CN"/>
        </w:rPr>
        <w:t>蓝牙连接状态、SD卡插入状态。</w:t>
      </w:r>
    </w:p>
    <w:p w14:paraId="415A542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default" w:ascii="Times New Roman" w:hAnsi="Times New Roman" w:eastAsia="SimSun" w:cs="Times New Roman"/>
          <w:color w:val="auto"/>
          <w:kern w:val="2"/>
          <w:sz w:val="24"/>
          <w:szCs w:val="24"/>
          <w:highlight w:val="none"/>
          <w:lang w:val="en-US" w:eastAsia="zh-CN" w:bidi="ar-SA"/>
        </w:rPr>
        <w:t>2）</w:t>
      </w:r>
      <w:r>
        <w:rPr>
          <w:rFonts w:hint="eastAsia"/>
          <w:color w:val="auto"/>
          <w:highlight w:val="none"/>
          <w:lang w:val="en-US" w:eastAsia="zh-CN"/>
        </w:rPr>
        <w:t>中央区域为功能卡片，主要包括治疗设置、报告、系统设置三个选项，触屏点击即可进入对应页面。</w:t>
      </w:r>
      <w:r>
        <w:rPr>
          <w:rFonts w:hint="eastAsia"/>
          <w:color w:val="auto"/>
          <w:highlight w:val="none"/>
          <w:lang w:val="en-US" w:eastAsia="zh-CN"/>
        </w:rPr>
        <w:br w:type="textWrapping"/>
      </w:r>
      <w:r>
        <w:rPr>
          <w:rFonts w:hint="eastAsia"/>
          <w:color w:val="auto"/>
          <w:highlight w:val="none"/>
          <w:lang w:val="en-US" w:eastAsia="zh-CN"/>
        </w:rPr>
        <w:t>3）</w:t>
      </w:r>
      <w:del w:id="597" w:author="95%" w:date="2026-05-19T14:04:23Z">
        <w:r>
          <w:rPr>
            <w:rFonts w:hint="eastAsia"/>
            <w:color w:val="auto"/>
            <w:highlight w:val="none"/>
            <w:lang w:val="en-US" w:eastAsia="zh-CN"/>
          </w:rPr>
          <w:delText>同</w:delText>
        </w:r>
      </w:del>
      <w:del w:id="598" w:author="95%" w:date="2026-05-19T14:04:22Z">
        <w:r>
          <w:rPr>
            <w:rFonts w:hint="eastAsia"/>
            <w:color w:val="auto"/>
            <w:highlight w:val="none"/>
            <w:lang w:val="en-US" w:eastAsia="zh-CN"/>
          </w:rPr>
          <w:delText>时</w:delText>
        </w:r>
      </w:del>
      <w:r>
        <w:rPr>
          <w:rFonts w:hint="eastAsia"/>
          <w:color w:val="auto"/>
          <w:highlight w:val="none"/>
          <w:lang w:val="en-US" w:eastAsia="zh-CN"/>
        </w:rPr>
        <w:t>长按</w:t>
      </w:r>
      <w:ins w:id="599" w:author="95%" w:date="2026-05-19T14:04:29Z">
        <w:r>
          <w:rPr>
            <w:rFonts w:hint="eastAsia"/>
            <w:color w:val="auto"/>
            <w:highlight w:val="none"/>
            <w:lang w:val="en-US" w:eastAsia="zh-CN"/>
          </w:rPr>
          <w:t>“</w:t>
        </w:r>
      </w:ins>
      <w:ins w:id="600" w:author="95%" w:date="2026-05-19T14:04:32Z">
        <w:r>
          <w:rPr>
            <w:rFonts w:hint="eastAsia"/>
            <w:color w:val="auto"/>
            <w:highlight w:val="none"/>
            <w:lang w:val="en-US" w:eastAsia="zh-CN"/>
          </w:rPr>
          <w:t>治疗设置</w:t>
        </w:r>
      </w:ins>
      <w:ins w:id="601" w:author="95%" w:date="2026-05-19T14:04:29Z">
        <w:r>
          <w:rPr>
            <w:rFonts w:hint="eastAsia"/>
            <w:color w:val="auto"/>
            <w:highlight w:val="none"/>
            <w:lang w:val="en-US" w:eastAsia="zh-CN"/>
          </w:rPr>
          <w:t>”</w:t>
        </w:r>
      </w:ins>
      <w:del w:id="602" w:author="95%" w:date="2026-05-19T14:04:26Z">
        <w:r>
          <w:rPr>
            <w:rFonts w:hint="eastAsia"/>
            <w:color w:val="auto"/>
            <w:highlight w:val="none"/>
            <w:lang w:val="en-US" w:eastAsia="zh-CN"/>
          </w:rPr>
          <w:delText>任意两个</w:delText>
        </w:r>
      </w:del>
      <w:r>
        <w:rPr>
          <w:rFonts w:hint="eastAsia"/>
          <w:color w:val="auto"/>
          <w:highlight w:val="none"/>
          <w:lang w:val="en-US" w:eastAsia="zh-CN"/>
        </w:rPr>
        <w:t>菜单键4秒以上，可进入高级设置页面，高级设置请在工程师及医护人员的指导下使用。</w:t>
      </w:r>
      <w:r>
        <w:rPr>
          <w:color w:val="auto"/>
          <w:highlight w:val="none"/>
        </w:rPr>
        <w:br w:type="textWrapping"/>
      </w:r>
      <w:r>
        <w:rPr>
          <w:rFonts w:hint="eastAsia"/>
          <w:b/>
          <w:bCs/>
          <w:color w:val="auto"/>
          <w:highlight w:val="none"/>
          <w:lang w:val="en-US" w:eastAsia="zh-CN"/>
        </w:rPr>
        <w:t>5.2.1.1治疗设置</w:t>
      </w:r>
      <w:r>
        <w:rPr>
          <w:rFonts w:hint="eastAsia"/>
          <w:color w:val="auto"/>
          <w:highlight w:val="none"/>
          <w:lang w:val="en-US" w:eastAsia="zh-CN"/>
        </w:rPr>
        <w:br w:type="textWrapping"/>
      </w:r>
      <w:r>
        <w:rPr>
          <w:rFonts w:hint="eastAsia"/>
          <w:color w:val="auto"/>
          <w:highlight w:val="none"/>
          <w:lang w:val="en-US" w:eastAsia="zh-CN"/>
        </w:rPr>
        <w:t>在主界面点击“治疗设置”进入，治疗设置界面用于调整常用治疗参数。</w:t>
      </w:r>
    </w:p>
    <w:p w14:paraId="201F3DAF">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color w:val="auto"/>
          <w:highlight w:val="none"/>
          <w:lang w:val="en-US" w:eastAsia="zh-CN"/>
        </w:rPr>
      </w:pPr>
      <w:del w:id="603" w:author="95%" w:date="2026-05-19T14:04:53Z">
        <w:r>
          <w:rPr>
            <w:rFonts w:hint="default"/>
            <w:color w:val="auto"/>
            <w:highlight w:val="none"/>
            <w:lang w:val="en-US" w:eastAsia="zh-CN"/>
          </w:rPr>
          <w:drawing>
            <wp:inline distT="0" distB="0" distL="114300" distR="114300">
              <wp:extent cx="2261235" cy="1696085"/>
              <wp:effectExtent l="0" t="0" r="9525" b="10795"/>
              <wp:docPr id="41" name="图片 41" descr="U70界面_治疗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U70界面_治疗设置"/>
                      <pic:cNvPicPr>
                        <a:picLocks noChangeAspect="1"/>
                      </pic:cNvPicPr>
                    </pic:nvPicPr>
                    <pic:blipFill>
                      <a:blip r:embed="rId24"/>
                      <a:stretch>
                        <a:fillRect/>
                      </a:stretch>
                    </pic:blipFill>
                    <pic:spPr>
                      <a:xfrm>
                        <a:off x="0" y="0"/>
                        <a:ext cx="2261235" cy="1696085"/>
                      </a:xfrm>
                      <a:prstGeom prst="rect">
                        <a:avLst/>
                      </a:prstGeom>
                    </pic:spPr>
                  </pic:pic>
                </a:graphicData>
              </a:graphic>
            </wp:inline>
          </w:drawing>
        </w:r>
      </w:del>
      <w:ins w:id="605" w:author="95%" w:date="2026-05-19T14:05:11Z">
        <w:r>
          <w:rPr>
            <w:rFonts w:hint="default"/>
            <w:color w:val="auto"/>
            <w:highlight w:val="none"/>
            <w:lang w:val="en-US" w:eastAsia="zh-CN"/>
          </w:rPr>
          <w:drawing>
            <wp:inline distT="0" distB="0" distL="114300" distR="114300">
              <wp:extent cx="2273300" cy="1704975"/>
              <wp:effectExtent l="0" t="0" r="12700" b="1905"/>
              <wp:docPr id="32" name="图片 32" descr="05_治疗设置-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5_治疗设置-1"/>
                      <pic:cNvPicPr>
                        <a:picLocks noChangeAspect="1"/>
                      </pic:cNvPicPr>
                    </pic:nvPicPr>
                    <pic:blipFill>
                      <a:blip r:embed="rId25"/>
                      <a:stretch>
                        <a:fillRect/>
                      </a:stretch>
                    </pic:blipFill>
                    <pic:spPr>
                      <a:xfrm>
                        <a:off x="0" y="0"/>
                        <a:ext cx="2273300" cy="1704975"/>
                      </a:xfrm>
                      <a:prstGeom prst="rect">
                        <a:avLst/>
                      </a:prstGeom>
                    </pic:spPr>
                  </pic:pic>
                </a:graphicData>
              </a:graphic>
            </wp:inline>
          </w:drawing>
        </w:r>
      </w:ins>
    </w:p>
    <w:p w14:paraId="63196B4D">
      <w:pPr>
        <w:jc w:val="center"/>
        <w:rPr>
          <w:rFonts w:hint="default"/>
          <w:color w:val="auto"/>
          <w:highlight w:val="none"/>
          <w:lang w:val="en-US" w:eastAsia="zh-CN"/>
        </w:rPr>
      </w:pPr>
      <w:r>
        <w:rPr>
          <w:rFonts w:hint="eastAsia"/>
          <w:color w:val="auto"/>
          <w:highlight w:val="none"/>
          <w:lang w:val="en-US" w:eastAsia="zh-CN"/>
        </w:rPr>
        <w:t xml:space="preserve"> 图5-3 治疗设置界面</w:t>
      </w:r>
    </w:p>
    <w:p w14:paraId="0F27F06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可设置参数如下：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520"/>
        <w:gridCol w:w="5585"/>
      </w:tblGrid>
      <w:tr w14:paraId="4A3C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E1BED59">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选项名称</w:t>
            </w:r>
          </w:p>
        </w:tc>
        <w:tc>
          <w:tcPr>
            <w:tcW w:w="1520" w:type="dxa"/>
          </w:tcPr>
          <w:p w14:paraId="53B2E094">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设置范围</w:t>
            </w:r>
          </w:p>
        </w:tc>
        <w:tc>
          <w:tcPr>
            <w:tcW w:w="5585" w:type="dxa"/>
          </w:tcPr>
          <w:p w14:paraId="798CDD49">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说明</w:t>
            </w:r>
          </w:p>
        </w:tc>
      </w:tr>
      <w:tr w14:paraId="7EC2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2B2B8A9C">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智能压力释放</w:t>
            </w:r>
          </w:p>
        </w:tc>
        <w:tc>
          <w:tcPr>
            <w:tcW w:w="1520" w:type="dxa"/>
          </w:tcPr>
          <w:p w14:paraId="704F7A30">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据模式而异</w:t>
            </w:r>
          </w:p>
        </w:tc>
        <w:tc>
          <w:tcPr>
            <w:tcW w:w="5585" w:type="dxa"/>
          </w:tcPr>
          <w:p w14:paraId="1B6A8366">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在呼气相动态调节压力，使呼气更加舒适。</w:t>
            </w:r>
          </w:p>
        </w:tc>
      </w:tr>
      <w:tr w14:paraId="58F0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5BAB8BC0">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延时升压</w:t>
            </w:r>
          </w:p>
        </w:tc>
        <w:tc>
          <w:tcPr>
            <w:tcW w:w="1520" w:type="dxa"/>
          </w:tcPr>
          <w:p w14:paraId="19691EC3">
            <w:pPr>
              <w:widowControl w:val="0"/>
              <w:numPr>
                <w:ilvl w:val="0"/>
                <w:numId w:val="0"/>
              </w:numPr>
              <w:spacing w:line="360" w:lineRule="auto"/>
              <w:jc w:val="center"/>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0-45min</w:t>
            </w:r>
          </w:p>
        </w:tc>
        <w:tc>
          <w:tcPr>
            <w:tcW w:w="5585" w:type="dxa"/>
          </w:tcPr>
          <w:p w14:paraId="0FCA889F">
            <w:pPr>
              <w:widowControl w:val="0"/>
              <w:numPr>
                <w:ilvl w:val="0"/>
                <w:numId w:val="0"/>
              </w:numPr>
              <w:spacing w:line="360" w:lineRule="auto"/>
              <w:jc w:val="left"/>
              <w:rPr>
                <w:rFonts w:hint="default" w:ascii="Times New Roman" w:hAnsi="Times New Roman"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设置压力从初始压力逐渐上升到治疗压力所需时间，实时运行界面显示剩余延时升压时间。</w:t>
            </w:r>
          </w:p>
        </w:tc>
      </w:tr>
      <w:tr w14:paraId="6288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7C88A407">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加湿等级</w:t>
            </w:r>
          </w:p>
        </w:tc>
        <w:tc>
          <w:tcPr>
            <w:tcW w:w="1520" w:type="dxa"/>
          </w:tcPr>
          <w:p w14:paraId="4F7685A1">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default" w:cs="Times New Roman"/>
                <w:color w:val="auto"/>
                <w:sz w:val="21"/>
                <w:szCs w:val="21"/>
                <w:highlight w:val="none"/>
                <w:vertAlign w:val="baseline"/>
                <w:lang w:val="en-US" w:eastAsia="zh-CN"/>
              </w:rPr>
              <w:t>0-8</w:t>
            </w:r>
          </w:p>
        </w:tc>
        <w:tc>
          <w:tcPr>
            <w:tcW w:w="5585" w:type="dxa"/>
          </w:tcPr>
          <w:p w14:paraId="717E4974">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设定湿化器的加湿强度，加湿可设置0-8个等级，0为关闭此功能，1为最低加湿等级，8为最高加湿等级。在治疗过程中，若使用者感到口干舌燥，即可升高加湿等级；如果使用者感到面罩内有水汽，可降低加湿等级。</w:t>
            </w:r>
          </w:p>
        </w:tc>
      </w:tr>
      <w:tr w14:paraId="230E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607" w:author="95%" w:date="2026-05-19T14:05:38Z"/>
        </w:trPr>
        <w:tc>
          <w:tcPr>
            <w:tcW w:w="1615" w:type="dxa"/>
          </w:tcPr>
          <w:p w14:paraId="730593A6">
            <w:pPr>
              <w:widowControl w:val="0"/>
              <w:numPr>
                <w:ilvl w:val="0"/>
                <w:numId w:val="0"/>
              </w:numPr>
              <w:spacing w:line="360" w:lineRule="auto"/>
              <w:jc w:val="center"/>
              <w:rPr>
                <w:del w:id="608" w:author="95%" w:date="2026-05-19T14:05:38Z"/>
                <w:rFonts w:hint="default" w:cs="Times New Roman"/>
                <w:color w:val="auto"/>
                <w:sz w:val="21"/>
                <w:szCs w:val="21"/>
                <w:highlight w:val="none"/>
                <w:vertAlign w:val="baseline"/>
                <w:lang w:val="en-US" w:eastAsia="zh-CN"/>
              </w:rPr>
            </w:pPr>
            <w:del w:id="609" w:author="95%" w:date="2026-05-19T14:05:38Z">
              <w:r>
                <w:rPr>
                  <w:rFonts w:hint="eastAsia" w:cs="Times New Roman"/>
                  <w:color w:val="auto"/>
                  <w:sz w:val="21"/>
                  <w:szCs w:val="21"/>
                  <w:highlight w:val="none"/>
                  <w:vertAlign w:val="baseline"/>
                  <w:lang w:val="en-US" w:eastAsia="zh-CN"/>
                </w:rPr>
                <w:delText>延时关机</w:delText>
              </w:r>
            </w:del>
          </w:p>
        </w:tc>
        <w:tc>
          <w:tcPr>
            <w:tcW w:w="1520" w:type="dxa"/>
          </w:tcPr>
          <w:p w14:paraId="7E1A1314">
            <w:pPr>
              <w:widowControl w:val="0"/>
              <w:numPr>
                <w:ilvl w:val="0"/>
                <w:numId w:val="0"/>
              </w:numPr>
              <w:spacing w:line="360" w:lineRule="auto"/>
              <w:jc w:val="center"/>
              <w:rPr>
                <w:del w:id="610" w:author="95%" w:date="2026-05-19T14:05:38Z"/>
                <w:rFonts w:hint="default" w:cs="Times New Roman"/>
                <w:color w:val="auto"/>
                <w:sz w:val="21"/>
                <w:szCs w:val="21"/>
                <w:highlight w:val="none"/>
                <w:vertAlign w:val="baseline"/>
                <w:lang w:val="en-US" w:eastAsia="zh-CN"/>
              </w:rPr>
            </w:pPr>
            <w:del w:id="611" w:author="95%" w:date="2026-05-19T14:05:38Z">
              <w:r>
                <w:rPr>
                  <w:rFonts w:hint="eastAsia" w:cs="Times New Roman"/>
                  <w:color w:val="auto"/>
                  <w:sz w:val="21"/>
                  <w:szCs w:val="21"/>
                  <w:highlight w:val="none"/>
                  <w:vertAlign w:val="baseline"/>
                  <w:lang w:val="en-US" w:eastAsia="zh-CN"/>
                </w:rPr>
                <w:delText>0-15min</w:delText>
              </w:r>
            </w:del>
          </w:p>
        </w:tc>
        <w:tc>
          <w:tcPr>
            <w:tcW w:w="5585" w:type="dxa"/>
          </w:tcPr>
          <w:p w14:paraId="6621FEA5">
            <w:pPr>
              <w:widowControl w:val="0"/>
              <w:numPr>
                <w:ilvl w:val="0"/>
                <w:numId w:val="0"/>
              </w:numPr>
              <w:spacing w:line="360" w:lineRule="auto"/>
              <w:jc w:val="center"/>
              <w:rPr>
                <w:del w:id="612" w:author="95%" w:date="2026-05-19T14:05:38Z"/>
                <w:rFonts w:hint="default" w:cs="Times New Roman"/>
                <w:color w:val="auto"/>
                <w:sz w:val="21"/>
                <w:szCs w:val="21"/>
                <w:highlight w:val="none"/>
                <w:vertAlign w:val="baseline"/>
                <w:lang w:val="en-US" w:eastAsia="zh-CN"/>
              </w:rPr>
            </w:pPr>
            <w:del w:id="613" w:author="95%" w:date="2026-05-19T14:05:38Z">
              <w:r>
                <w:rPr>
                  <w:rFonts w:hint="eastAsia" w:cs="Times New Roman"/>
                  <w:color w:val="auto"/>
                  <w:sz w:val="21"/>
                  <w:szCs w:val="21"/>
                  <w:highlight w:val="none"/>
                  <w:vertAlign w:val="baseline"/>
                  <w:lang w:val="en-US" w:eastAsia="zh-CN"/>
                </w:rPr>
                <w:delText>若开启此功能，治疗结束后，风机持续以较低风速运行设定的时间，以吹干管路内残留的水汽。</w:delText>
              </w:r>
            </w:del>
            <w:del w:id="614" w:author="95%" w:date="2026-05-19T14:05:38Z">
              <w:r>
                <w:rPr>
                  <w:rFonts w:hint="default" w:cs="Times New Roman"/>
                  <w:color w:val="auto"/>
                  <w:sz w:val="21"/>
                  <w:szCs w:val="21"/>
                  <w:highlight w:val="none"/>
                  <w:vertAlign w:val="baseline"/>
                  <w:lang w:val="en-US" w:eastAsia="zh-CN"/>
                </w:rPr>
                <w:delText>。</w:delText>
              </w:r>
            </w:del>
          </w:p>
        </w:tc>
      </w:tr>
      <w:tr w14:paraId="07B2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0A99515B">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漏气提示</w:t>
            </w:r>
          </w:p>
        </w:tc>
        <w:tc>
          <w:tcPr>
            <w:tcW w:w="1520" w:type="dxa"/>
          </w:tcPr>
          <w:p w14:paraId="0EE924D0">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开/关</w:t>
            </w:r>
          </w:p>
        </w:tc>
        <w:tc>
          <w:tcPr>
            <w:tcW w:w="5585" w:type="dxa"/>
          </w:tcPr>
          <w:p w14:paraId="598394A4">
            <w:pPr>
              <w:widowControl w:val="0"/>
              <w:numPr>
                <w:ilvl w:val="0"/>
                <w:numId w:val="0"/>
              </w:numPr>
              <w:spacing w:line="360" w:lineRule="auto"/>
              <w:jc w:val="center"/>
              <w:rPr>
                <w:rFonts w:hint="default" w:cs="Times New Roman"/>
                <w:color w:val="auto"/>
                <w:sz w:val="21"/>
                <w:szCs w:val="21"/>
                <w:highlight w:val="none"/>
                <w:vertAlign w:val="baseline"/>
                <w:lang w:val="en-US" w:eastAsia="zh-CN"/>
              </w:rPr>
            </w:pPr>
            <w:r>
              <w:rPr>
                <w:rFonts w:hint="eastAsia" w:cs="Times New Roman"/>
                <w:color w:val="auto"/>
                <w:sz w:val="21"/>
                <w:szCs w:val="21"/>
                <w:highlight w:val="none"/>
                <w:vertAlign w:val="baseline"/>
                <w:lang w:val="en-US" w:eastAsia="zh-CN"/>
              </w:rPr>
              <w:t>若开启此功能，漏气量过大时，屏幕将出现提示信息。</w:t>
            </w:r>
          </w:p>
        </w:tc>
      </w:tr>
      <w:tr w14:paraId="7512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615" w:author="95%" w:date="2026-05-19T14:05:27Z"/>
        </w:trPr>
        <w:tc>
          <w:tcPr>
            <w:tcW w:w="1615" w:type="dxa"/>
            <w:shd w:val="clear" w:color="auto" w:fill="auto"/>
            <w:vAlign w:val="top"/>
          </w:tcPr>
          <w:p w14:paraId="73241389">
            <w:pPr>
              <w:widowControl w:val="0"/>
              <w:numPr>
                <w:ilvl w:val="0"/>
                <w:numId w:val="0"/>
              </w:numPr>
              <w:spacing w:line="360" w:lineRule="auto"/>
              <w:ind w:left="0" w:leftChars="0" w:firstLine="0" w:firstLineChars="0"/>
              <w:jc w:val="center"/>
              <w:rPr>
                <w:ins w:id="616" w:author="95%" w:date="2026-05-19T14:05:27Z"/>
                <w:rFonts w:hint="eastAsia" w:ascii="Times New Roman" w:hAnsi="Times New Roman" w:eastAsia="SimSun" w:cs="Times New Roman"/>
                <w:color w:val="auto"/>
                <w:kern w:val="2"/>
                <w:sz w:val="21"/>
                <w:szCs w:val="21"/>
                <w:highlight w:val="none"/>
                <w:vertAlign w:val="baseline"/>
                <w:lang w:val="en-US" w:eastAsia="zh-CN" w:bidi="ar-SA"/>
              </w:rPr>
            </w:pPr>
            <w:ins w:id="617" w:author="95%" w:date="2026-05-19T14:05:33Z">
              <w:r>
                <w:rPr>
                  <w:rFonts w:hint="eastAsia" w:cs="Times New Roman"/>
                  <w:color w:val="auto"/>
                  <w:sz w:val="21"/>
                  <w:szCs w:val="21"/>
                  <w:highlight w:val="none"/>
                  <w:vertAlign w:val="baseline"/>
                  <w:lang w:val="en-US" w:eastAsia="zh-CN"/>
                </w:rPr>
                <w:t>延时关机</w:t>
              </w:r>
            </w:ins>
          </w:p>
        </w:tc>
        <w:tc>
          <w:tcPr>
            <w:tcW w:w="1520" w:type="dxa"/>
            <w:shd w:val="clear" w:color="auto" w:fill="auto"/>
            <w:vAlign w:val="top"/>
          </w:tcPr>
          <w:p w14:paraId="51649C61">
            <w:pPr>
              <w:widowControl w:val="0"/>
              <w:numPr>
                <w:ilvl w:val="0"/>
                <w:numId w:val="0"/>
              </w:numPr>
              <w:spacing w:line="360" w:lineRule="auto"/>
              <w:ind w:left="0" w:leftChars="0" w:firstLine="0" w:firstLineChars="0"/>
              <w:jc w:val="center"/>
              <w:rPr>
                <w:ins w:id="618" w:author="95%" w:date="2026-05-19T14:05:27Z"/>
                <w:rFonts w:hint="eastAsia" w:ascii="Times New Roman" w:hAnsi="Times New Roman" w:eastAsia="SimSun" w:cs="Times New Roman"/>
                <w:color w:val="auto"/>
                <w:kern w:val="2"/>
                <w:sz w:val="21"/>
                <w:szCs w:val="21"/>
                <w:highlight w:val="none"/>
                <w:vertAlign w:val="baseline"/>
                <w:lang w:val="en-US" w:eastAsia="zh-CN" w:bidi="ar-SA"/>
              </w:rPr>
            </w:pPr>
            <w:ins w:id="619" w:author="95%" w:date="2026-05-19T14:05:33Z">
              <w:r>
                <w:rPr>
                  <w:rFonts w:hint="eastAsia" w:cs="Times New Roman"/>
                  <w:color w:val="auto"/>
                  <w:sz w:val="21"/>
                  <w:szCs w:val="21"/>
                  <w:highlight w:val="none"/>
                  <w:vertAlign w:val="baseline"/>
                  <w:lang w:val="en-US" w:eastAsia="zh-CN"/>
                </w:rPr>
                <w:t>0-15min</w:t>
              </w:r>
            </w:ins>
          </w:p>
        </w:tc>
        <w:tc>
          <w:tcPr>
            <w:tcW w:w="5585" w:type="dxa"/>
            <w:shd w:val="clear" w:color="auto" w:fill="auto"/>
            <w:vAlign w:val="top"/>
          </w:tcPr>
          <w:p w14:paraId="613D0BDD">
            <w:pPr>
              <w:widowControl w:val="0"/>
              <w:numPr>
                <w:ilvl w:val="0"/>
                <w:numId w:val="0"/>
              </w:numPr>
              <w:spacing w:line="360" w:lineRule="auto"/>
              <w:ind w:left="0" w:leftChars="0" w:firstLine="0" w:firstLineChars="0"/>
              <w:jc w:val="center"/>
              <w:rPr>
                <w:ins w:id="620" w:author="95%" w:date="2026-05-19T14:05:27Z"/>
                <w:rFonts w:hint="eastAsia" w:ascii="Times New Roman" w:hAnsi="Times New Roman" w:eastAsia="SimSun" w:cs="Times New Roman"/>
                <w:color w:val="auto"/>
                <w:kern w:val="2"/>
                <w:sz w:val="21"/>
                <w:szCs w:val="21"/>
                <w:highlight w:val="none"/>
                <w:vertAlign w:val="baseline"/>
                <w:lang w:val="en-US" w:eastAsia="zh-CN" w:bidi="ar-SA"/>
              </w:rPr>
            </w:pPr>
            <w:ins w:id="621" w:author="95%" w:date="2026-05-19T14:05:33Z">
              <w:r>
                <w:rPr>
                  <w:rFonts w:hint="eastAsia" w:cs="Times New Roman"/>
                  <w:color w:val="auto"/>
                  <w:sz w:val="21"/>
                  <w:szCs w:val="21"/>
                  <w:highlight w:val="none"/>
                  <w:vertAlign w:val="baseline"/>
                  <w:lang w:val="en-US" w:eastAsia="zh-CN"/>
                </w:rPr>
                <w:t>若开启此功能，治疗结束后，风机持续以较低风速运行设定的时间，以吹干管路内残留的水汽。</w:t>
              </w:r>
            </w:ins>
          </w:p>
        </w:tc>
      </w:tr>
    </w:tbl>
    <w:p w14:paraId="795D197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color w:val="auto"/>
          <w:highlight w:val="none"/>
          <w:lang w:val="en-US" w:eastAsia="zh-CN"/>
        </w:rPr>
      </w:pPr>
      <w:r>
        <w:rPr>
          <w:rFonts w:hint="eastAsia"/>
          <w:color w:val="auto"/>
          <w:highlight w:val="none"/>
          <w:lang w:val="en-US" w:eastAsia="zh-CN"/>
        </w:rPr>
        <w:br w:type="textWrapping"/>
      </w:r>
    </w:p>
    <w:p w14:paraId="7CC5634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olor w:val="auto"/>
          <w:highlight w:val="none"/>
          <w:lang w:val="en-US" w:eastAsia="zh-CN"/>
        </w:rPr>
      </w:pPr>
      <w:r>
        <w:rPr>
          <w:rFonts w:hint="eastAsia"/>
          <w:b/>
          <w:bCs/>
          <w:color w:val="auto"/>
          <w:highlight w:val="none"/>
          <w:lang w:val="en-US" w:eastAsia="zh-CN"/>
        </w:rPr>
        <w:t>5.2.1.2治疗报告</w:t>
      </w:r>
      <w:r>
        <w:rPr>
          <w:rFonts w:hint="eastAsia"/>
          <w:color w:val="auto"/>
          <w:highlight w:val="none"/>
          <w:lang w:val="en-US" w:eastAsia="zh-CN"/>
        </w:rPr>
        <w:br w:type="textWrapping"/>
      </w:r>
      <w:r>
        <w:rPr>
          <w:rFonts w:hint="eastAsia"/>
          <w:color w:val="auto"/>
          <w:highlight w:val="none"/>
          <w:lang w:val="en-US" w:eastAsia="zh-CN"/>
        </w:rPr>
        <w:t>在主界面点击“报告”进入，报告界面用于查看治疗相关数据。</w:t>
      </w:r>
      <w:r>
        <w:rPr>
          <w:rFonts w:hint="eastAsia"/>
          <w:color w:val="auto"/>
          <w:highlight w:val="none"/>
          <w:lang w:val="en-US" w:eastAsia="zh-CN"/>
        </w:rPr>
        <w:br w:type="textWrapping"/>
      </w:r>
      <w:r>
        <w:rPr>
          <w:rFonts w:hint="eastAsia"/>
          <w:color w:val="auto"/>
          <w:highlight w:val="none"/>
          <w:lang w:val="en-US" w:eastAsia="zh-CN"/>
        </w:rPr>
        <w:t>1）日报告：点击“报告”后，默认展示最近一次治疗的关键数据，如AHI指数、使用时长、P95压力、面罩密封性等。</w:t>
      </w:r>
    </w:p>
    <w:p w14:paraId="1872BDF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color w:val="auto"/>
          <w:highlight w:val="none"/>
          <w:lang w:val="en-US" w:eastAsia="zh-CN"/>
        </w:rPr>
      </w:pPr>
      <w:del w:id="622" w:author="95%" w:date="2026-05-19T14:07:19Z">
        <w:r>
          <w:rPr>
            <w:rFonts w:hint="eastAsia"/>
            <w:color w:val="auto"/>
            <w:highlight w:val="none"/>
            <w:lang w:val="en-US" w:eastAsia="zh-CN"/>
          </w:rPr>
          <w:drawing>
            <wp:inline distT="0" distB="0" distL="114300" distR="114300">
              <wp:extent cx="2227580" cy="1670685"/>
              <wp:effectExtent l="0" t="0" r="12700" b="5715"/>
              <wp:docPr id="44" name="图片 44" descr="U70界面_治疗报告_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U70界面_治疗报告_详情"/>
                      <pic:cNvPicPr>
                        <a:picLocks noChangeAspect="1"/>
                      </pic:cNvPicPr>
                    </pic:nvPicPr>
                    <pic:blipFill>
                      <a:blip r:embed="rId26"/>
                      <a:stretch>
                        <a:fillRect/>
                      </a:stretch>
                    </pic:blipFill>
                    <pic:spPr>
                      <a:xfrm>
                        <a:off x="0" y="0"/>
                        <a:ext cx="2227580" cy="1670685"/>
                      </a:xfrm>
                      <a:prstGeom prst="rect">
                        <a:avLst/>
                      </a:prstGeom>
                    </pic:spPr>
                  </pic:pic>
                </a:graphicData>
              </a:graphic>
            </wp:inline>
          </w:drawing>
        </w:r>
      </w:del>
      <w:ins w:id="624" w:author="95%" w:date="2026-05-19T14:07:14Z">
        <w:r>
          <w:rPr>
            <w:rFonts w:hint="eastAsia"/>
            <w:color w:val="auto"/>
            <w:highlight w:val="none"/>
            <w:lang w:val="en-US" w:eastAsia="zh-CN"/>
          </w:rPr>
          <w:drawing>
            <wp:inline distT="0" distB="0" distL="114300" distR="114300">
              <wp:extent cx="2237740" cy="1678305"/>
              <wp:effectExtent l="0" t="0" r="2540" b="13335"/>
              <wp:docPr id="35" name="图片 35" descr="06报告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6报告1"/>
                      <pic:cNvPicPr>
                        <a:picLocks noChangeAspect="1"/>
                      </pic:cNvPicPr>
                    </pic:nvPicPr>
                    <pic:blipFill>
                      <a:blip r:embed="rId27"/>
                      <a:stretch>
                        <a:fillRect/>
                      </a:stretch>
                    </pic:blipFill>
                    <pic:spPr>
                      <a:xfrm>
                        <a:off x="0" y="0"/>
                        <a:ext cx="2237740" cy="1678305"/>
                      </a:xfrm>
                      <a:prstGeom prst="rect">
                        <a:avLst/>
                      </a:prstGeom>
                    </pic:spPr>
                  </pic:pic>
                </a:graphicData>
              </a:graphic>
            </wp:inline>
          </w:drawing>
        </w:r>
      </w:ins>
    </w:p>
    <w:p w14:paraId="01E6E0E2">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color w:val="auto"/>
          <w:highlight w:val="none"/>
          <w:lang w:val="en-US" w:eastAsia="zh-CN"/>
        </w:rPr>
      </w:pPr>
      <w:r>
        <w:rPr>
          <w:rFonts w:hint="eastAsia"/>
          <w:color w:val="auto"/>
          <w:highlight w:val="none"/>
          <w:lang w:val="en-US" w:eastAsia="zh-CN"/>
        </w:rPr>
        <w:t>图5-4 日报告界面</w:t>
      </w:r>
    </w:p>
    <w:p w14:paraId="104DB650">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452AA93F">
      <w:pPr>
        <w:pStyle w:val="35"/>
        <w:numPr>
          <w:ilvl w:val="0"/>
          <w:numId w:val="0"/>
        </w:numPr>
        <w:ind w:leftChars="0"/>
        <w:rPr>
          <w:rFonts w:hint="default" w:ascii="Times New Roman" w:hAnsi="Times New Roman" w:cs="Times New Roman"/>
          <w:color w:val="auto"/>
          <w:highlight w:val="none"/>
        </w:rPr>
      </w:pPr>
      <w:r>
        <w:rPr>
          <w:rFonts w:hint="eastAsia" w:cs="Times New Roman"/>
          <w:color w:val="auto"/>
          <w:highlight w:val="none"/>
          <w:lang w:val="en-US" w:eastAsia="zh-CN"/>
        </w:rPr>
        <w:t>设备运行结束后，默认进入此界面，输出最新使用报告</w:t>
      </w:r>
      <w:r>
        <w:rPr>
          <w:rFonts w:hint="default" w:ascii="Times New Roman" w:hAnsi="Times New Roman" w:cs="Times New Roman"/>
          <w:color w:val="auto"/>
          <w:highlight w:val="none"/>
        </w:rPr>
        <w:t>。</w:t>
      </w:r>
    </w:p>
    <w:p w14:paraId="14CBBC13">
      <w:pPr>
        <w:pStyle w:val="35"/>
        <w:numPr>
          <w:ilvl w:val="0"/>
          <w:numId w:val="0"/>
        </w:numPr>
        <w:ind w:leftChars="0"/>
        <w:rPr>
          <w:rFonts w:hint="eastAsia" w:ascii="Times New Roman" w:hAnsi="Times New Roman" w:cs="Times New Roman"/>
          <w:color w:val="auto"/>
          <w:highlight w:val="none"/>
          <w:lang w:val="en-US" w:eastAsia="zh-CN"/>
        </w:rPr>
      </w:pPr>
    </w:p>
    <w:p w14:paraId="41B0AAF9">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textAlignment w:val="auto"/>
        <w:rPr>
          <w:rFonts w:hint="eastAsia"/>
          <w:color w:val="auto"/>
          <w:highlight w:val="none"/>
          <w:lang w:val="en-US" w:eastAsia="zh-CN"/>
        </w:rPr>
      </w:pPr>
      <w:r>
        <w:rPr>
          <w:rFonts w:hint="eastAsia"/>
          <w:color w:val="auto"/>
          <w:highlight w:val="none"/>
          <w:lang w:val="en-US" w:eastAsia="zh-CN"/>
        </w:rPr>
        <w:t xml:space="preserve">更多日期数据：点击日报告界面的“ </w:t>
      </w:r>
      <w:r>
        <w:rPr>
          <w:rFonts w:hint="eastAsia"/>
          <w:color w:val="auto"/>
          <w:highlight w:val="none"/>
          <w:lang w:val="en-US" w:eastAsia="zh-CN"/>
        </w:rPr>
        <w:drawing>
          <wp:inline distT="0" distB="0" distL="114300" distR="114300">
            <wp:extent cx="76200" cy="106680"/>
            <wp:effectExtent l="0" t="0" r="0" b="0"/>
            <wp:docPr id="45" name="图片 45" descr="下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下拉"/>
                    <pic:cNvPicPr>
                      <a:picLocks noChangeAspect="1"/>
                    </pic:cNvPicPr>
                  </pic:nvPicPr>
                  <pic:blipFill>
                    <a:blip r:embed="rId28"/>
                    <a:stretch>
                      <a:fillRect/>
                    </a:stretch>
                  </pic:blipFill>
                  <pic:spPr>
                    <a:xfrm>
                      <a:off x="0" y="0"/>
                      <a:ext cx="76200" cy="106680"/>
                    </a:xfrm>
                    <a:prstGeom prst="rect">
                      <a:avLst/>
                    </a:prstGeom>
                  </pic:spPr>
                </pic:pic>
              </a:graphicData>
            </a:graphic>
          </wp:inline>
        </w:drawing>
      </w:r>
      <w:r>
        <w:rPr>
          <w:rFonts w:hint="eastAsia"/>
          <w:color w:val="auto"/>
          <w:highlight w:val="none"/>
          <w:lang w:val="en-US" w:eastAsia="zh-CN"/>
        </w:rPr>
        <w:t xml:space="preserve"> ”按键或向下滑动，可选择查看日、周、月、年等不同时间段的统计数据，包括平均用时、AHI</w:t>
      </w:r>
      <w:del w:id="626" w:author="95%" w:date="2026-04-17T17:44:55Z">
        <w:r>
          <w:rPr>
            <w:rFonts w:hint="eastAsia"/>
            <w:color w:val="auto"/>
            <w:highlight w:val="yellow"/>
            <w:lang w:val="en-US" w:eastAsia="zh-CN"/>
            <w:rPrChange w:id="627" w:author="95%" w:date="2026-04-14T11:57:03Z">
              <w:rPr>
                <w:rFonts w:hint="eastAsia"/>
                <w:color w:val="auto"/>
                <w:highlight w:val="none"/>
                <w:lang w:val="en-US" w:eastAsia="zh-CN"/>
              </w:rPr>
            </w:rPrChange>
          </w:rPr>
          <w:delText>、</w:delText>
        </w:r>
      </w:del>
      <w:del w:id="628" w:author="95%" w:date="2026-04-17T17:44:54Z">
        <w:r>
          <w:rPr>
            <w:rFonts w:hint="eastAsia"/>
            <w:color w:val="auto"/>
            <w:highlight w:val="yellow"/>
            <w:lang w:val="en-US" w:eastAsia="zh-CN"/>
            <w:rPrChange w:id="629" w:author="95%" w:date="2026-04-14T11:57:03Z">
              <w:rPr>
                <w:rFonts w:hint="eastAsia"/>
                <w:color w:val="auto"/>
                <w:highlight w:val="none"/>
                <w:lang w:val="en-US" w:eastAsia="zh-CN"/>
              </w:rPr>
            </w:rPrChange>
          </w:rPr>
          <w:delText>压</w:delText>
        </w:r>
      </w:del>
      <w:del w:id="630" w:author="95%" w:date="2026-04-17T17:44:54Z">
        <w:r>
          <w:rPr>
            <w:rFonts w:hint="eastAsia"/>
            <w:color w:val="auto"/>
            <w:highlight w:val="yellow"/>
            <w:lang w:val="en-US" w:eastAsia="zh-CN"/>
            <w:rPrChange w:id="631" w:author="95%" w:date="2026-04-14T11:57:03Z">
              <w:rPr>
                <w:rFonts w:hint="eastAsia"/>
                <w:color w:val="auto"/>
                <w:highlight w:val="none"/>
                <w:lang w:val="en-US" w:eastAsia="zh-CN"/>
              </w:rPr>
            </w:rPrChange>
          </w:rPr>
          <w:delText>力</w:delText>
        </w:r>
      </w:del>
      <w:del w:id="632" w:author="95%" w:date="2026-04-17T17:44:54Z">
        <w:r>
          <w:rPr>
            <w:rFonts w:hint="eastAsia"/>
            <w:color w:val="auto"/>
            <w:highlight w:val="yellow"/>
            <w:lang w:val="en-US" w:eastAsia="zh-CN"/>
            <w:rPrChange w:id="633" w:author="95%" w:date="2026-04-14T11:57:03Z">
              <w:rPr>
                <w:rFonts w:hint="eastAsia"/>
                <w:color w:val="auto"/>
                <w:highlight w:val="none"/>
                <w:lang w:val="en-US" w:eastAsia="zh-CN"/>
              </w:rPr>
            </w:rPrChange>
          </w:rPr>
          <w:delText>中</w:delText>
        </w:r>
      </w:del>
      <w:del w:id="634" w:author="95%" w:date="2026-04-17T17:44:54Z">
        <w:r>
          <w:rPr>
            <w:rFonts w:hint="eastAsia"/>
            <w:color w:val="auto"/>
            <w:highlight w:val="yellow"/>
            <w:lang w:val="en-US" w:eastAsia="zh-CN"/>
            <w:rPrChange w:id="635" w:author="95%" w:date="2026-04-14T11:57:03Z">
              <w:rPr>
                <w:rFonts w:hint="eastAsia"/>
                <w:color w:val="auto"/>
                <w:highlight w:val="none"/>
                <w:lang w:val="en-US" w:eastAsia="zh-CN"/>
              </w:rPr>
            </w:rPrChange>
          </w:rPr>
          <w:delText>值</w:delText>
        </w:r>
      </w:del>
      <w:r>
        <w:rPr>
          <w:rFonts w:hint="eastAsia"/>
          <w:color w:val="auto"/>
          <w:highlight w:val="none"/>
          <w:lang w:val="en-US" w:eastAsia="zh-CN"/>
        </w:rPr>
        <w:t>、漏气量等更详细的统计信息。</w:t>
      </w:r>
    </w:p>
    <w:p w14:paraId="10CE460C">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eastAsia"/>
          <w:color w:val="auto"/>
          <w:highlight w:val="none"/>
          <w:lang w:val="en-US" w:eastAsia="zh-CN"/>
        </w:rPr>
      </w:pPr>
      <w:del w:id="636" w:author="95%" w:date="2026-05-19T14:08:00Z">
        <w:r>
          <w:rPr>
            <w:rFonts w:hint="eastAsia"/>
            <w:color w:val="auto"/>
            <w:highlight w:val="none"/>
            <w:lang w:val="en-US" w:eastAsia="zh-CN"/>
          </w:rPr>
          <w:drawing>
            <wp:inline distT="0" distB="0" distL="114300" distR="114300">
              <wp:extent cx="2515870" cy="1887220"/>
              <wp:effectExtent l="0" t="0" r="13970" b="2540"/>
              <wp:docPr id="47" name="图片 47" descr="U70界面_治疗报告_更多 报告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U70界面_治疗报告_更多 报告02"/>
                      <pic:cNvPicPr>
                        <a:picLocks noChangeAspect="1"/>
                      </pic:cNvPicPr>
                    </pic:nvPicPr>
                    <pic:blipFill>
                      <a:blip r:embed="rId29"/>
                      <a:stretch>
                        <a:fillRect/>
                      </a:stretch>
                    </pic:blipFill>
                    <pic:spPr>
                      <a:xfrm>
                        <a:off x="0" y="0"/>
                        <a:ext cx="2515870" cy="1887220"/>
                      </a:xfrm>
                      <a:prstGeom prst="rect">
                        <a:avLst/>
                      </a:prstGeom>
                    </pic:spPr>
                  </pic:pic>
                </a:graphicData>
              </a:graphic>
            </wp:inline>
          </w:drawing>
        </w:r>
      </w:del>
      <w:ins w:id="638" w:author="95%" w:date="2026-05-19T14:07:54Z">
        <w:r>
          <w:rPr>
            <w:rFonts w:hint="eastAsia"/>
            <w:color w:val="auto"/>
            <w:highlight w:val="none"/>
            <w:lang w:val="en-US" w:eastAsia="zh-CN"/>
          </w:rPr>
          <w:drawing>
            <wp:inline distT="0" distB="0" distL="114300" distR="114300">
              <wp:extent cx="2527300" cy="1895475"/>
              <wp:effectExtent l="0" t="0" r="2540" b="9525"/>
              <wp:docPr id="36" name="图片 36" descr="07更多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7更多设置"/>
                      <pic:cNvPicPr>
                        <a:picLocks noChangeAspect="1"/>
                      </pic:cNvPicPr>
                    </pic:nvPicPr>
                    <pic:blipFill>
                      <a:blip r:embed="rId30"/>
                      <a:stretch>
                        <a:fillRect/>
                      </a:stretch>
                    </pic:blipFill>
                    <pic:spPr>
                      <a:xfrm>
                        <a:off x="0" y="0"/>
                        <a:ext cx="2527300" cy="1895475"/>
                      </a:xfrm>
                      <a:prstGeom prst="rect">
                        <a:avLst/>
                      </a:prstGeom>
                    </pic:spPr>
                  </pic:pic>
                </a:graphicData>
              </a:graphic>
            </wp:inline>
          </w:drawing>
        </w:r>
      </w:ins>
    </w:p>
    <w:p w14:paraId="5D46508E">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auto"/>
          <w:highlight w:val="none"/>
          <w:lang w:val="en-US" w:eastAsia="zh-CN"/>
        </w:rPr>
      </w:pPr>
      <w:r>
        <w:rPr>
          <w:rFonts w:hint="eastAsia"/>
          <w:color w:val="auto"/>
          <w:highlight w:val="none"/>
          <w:lang w:val="en-US" w:eastAsia="zh-CN"/>
        </w:rPr>
        <w:t>图5-5 更多日期数据界面</w:t>
      </w:r>
    </w:p>
    <w:p w14:paraId="2CF065F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bCs/>
          <w:color w:val="auto"/>
          <w:highlight w:val="none"/>
          <w:lang w:val="en-US" w:eastAsia="zh-CN"/>
        </w:rPr>
      </w:pPr>
      <w:r>
        <w:rPr>
          <w:rFonts w:hint="eastAsia"/>
          <w:b/>
          <w:bCs/>
          <w:color w:val="auto"/>
          <w:highlight w:val="none"/>
          <w:lang w:val="en-US" w:eastAsia="zh-CN"/>
        </w:rPr>
        <w:t>5.2.1.3系统设置</w:t>
      </w:r>
    </w:p>
    <w:p w14:paraId="2726016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在主界面点击“系统设置”进入，系统设置界面用设置设备基础设置、个性化选项等参数。</w:t>
      </w:r>
    </w:p>
    <w:p w14:paraId="17266A8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color w:val="auto"/>
          <w:highlight w:val="none"/>
          <w:lang w:val="en-US" w:eastAsia="zh-CN"/>
        </w:rPr>
      </w:pPr>
      <w:del w:id="640" w:author="95%" w:date="2026-05-19T14:08:22Z">
        <w:r>
          <w:rPr>
            <w:rFonts w:hint="eastAsia"/>
            <w:color w:val="auto"/>
            <w:highlight w:val="none"/>
            <w:lang w:val="en-US" w:eastAsia="zh-CN"/>
          </w:rPr>
          <w:drawing>
            <wp:inline distT="0" distB="0" distL="114300" distR="114300">
              <wp:extent cx="2346960" cy="1760220"/>
              <wp:effectExtent l="0" t="0" r="0" b="7620"/>
              <wp:docPr id="53" name="图片 53" descr="b778469604ac4825fb0d341cd4b6d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b778469604ac4825fb0d341cd4b6d420"/>
                      <pic:cNvPicPr>
                        <a:picLocks noChangeAspect="1"/>
                      </pic:cNvPicPr>
                    </pic:nvPicPr>
                    <pic:blipFill>
                      <a:blip r:embed="rId31"/>
                      <a:stretch>
                        <a:fillRect/>
                      </a:stretch>
                    </pic:blipFill>
                    <pic:spPr>
                      <a:xfrm>
                        <a:off x="0" y="0"/>
                        <a:ext cx="2346960" cy="1760220"/>
                      </a:xfrm>
                      <a:prstGeom prst="rect">
                        <a:avLst/>
                      </a:prstGeom>
                    </pic:spPr>
                  </pic:pic>
                </a:graphicData>
              </a:graphic>
            </wp:inline>
          </w:drawing>
        </w:r>
      </w:del>
      <w:ins w:id="642" w:author="95%" w:date="2026-05-19T14:08:18Z">
        <w:r>
          <w:rPr>
            <w:rFonts w:hint="eastAsia"/>
            <w:color w:val="auto"/>
            <w:highlight w:val="none"/>
            <w:lang w:val="en-US" w:eastAsia="zh-CN"/>
          </w:rPr>
          <w:drawing>
            <wp:inline distT="0" distB="0" distL="114300" distR="114300">
              <wp:extent cx="2339975" cy="1755140"/>
              <wp:effectExtent l="0" t="0" r="6985" b="12700"/>
              <wp:docPr id="37" name="图片 37" descr="08_系统设置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08_系统设置1120"/>
                      <pic:cNvPicPr>
                        <a:picLocks noChangeAspect="1"/>
                      </pic:cNvPicPr>
                    </pic:nvPicPr>
                    <pic:blipFill>
                      <a:blip r:embed="rId32"/>
                      <a:stretch>
                        <a:fillRect/>
                      </a:stretch>
                    </pic:blipFill>
                    <pic:spPr>
                      <a:xfrm>
                        <a:off x="0" y="0"/>
                        <a:ext cx="2339975" cy="1755140"/>
                      </a:xfrm>
                      <a:prstGeom prst="rect">
                        <a:avLst/>
                      </a:prstGeom>
                    </pic:spPr>
                  </pic:pic>
                </a:graphicData>
              </a:graphic>
            </wp:inline>
          </w:drawing>
        </w:r>
      </w:ins>
    </w:p>
    <w:p w14:paraId="5AD824D0">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color w:val="auto"/>
          <w:highlight w:val="none"/>
          <w:lang w:val="en-US" w:eastAsia="zh-CN"/>
        </w:rPr>
      </w:pPr>
      <w:r>
        <w:rPr>
          <w:rFonts w:hint="eastAsia"/>
          <w:color w:val="auto"/>
          <w:highlight w:val="none"/>
          <w:lang w:val="en-US" w:eastAsia="zh-CN"/>
        </w:rPr>
        <w:t>图5-6 系统设置界面</w:t>
      </w:r>
    </w:p>
    <w:p w14:paraId="7E5932A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color w:val="auto"/>
          <w:highlight w:val="none"/>
          <w:lang w:val="en-US" w:eastAsia="zh-CN"/>
        </w:rPr>
      </w:pPr>
      <w:r>
        <w:rPr>
          <w:rFonts w:hint="eastAsia"/>
          <w:color w:val="auto"/>
          <w:highlight w:val="none"/>
          <w:lang w:val="en-US" w:eastAsia="zh-CN"/>
        </w:rPr>
        <w:t xml:space="preserve">点击系统设置界面的“ </w:t>
      </w:r>
      <w:r>
        <w:rPr>
          <w:rFonts w:hint="eastAsia"/>
          <w:color w:val="auto"/>
          <w:highlight w:val="none"/>
          <w:lang w:val="en-US" w:eastAsia="zh-CN"/>
        </w:rPr>
        <w:drawing>
          <wp:inline distT="0" distB="0" distL="114300" distR="114300">
            <wp:extent cx="76200" cy="106680"/>
            <wp:effectExtent l="0" t="0" r="0" b="0"/>
            <wp:docPr id="52" name="图片 52" descr="下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下拉"/>
                    <pic:cNvPicPr>
                      <a:picLocks noChangeAspect="1"/>
                    </pic:cNvPicPr>
                  </pic:nvPicPr>
                  <pic:blipFill>
                    <a:blip r:embed="rId28"/>
                    <a:stretch>
                      <a:fillRect/>
                    </a:stretch>
                  </pic:blipFill>
                  <pic:spPr>
                    <a:xfrm>
                      <a:off x="0" y="0"/>
                      <a:ext cx="76200" cy="106680"/>
                    </a:xfrm>
                    <a:prstGeom prst="rect">
                      <a:avLst/>
                    </a:prstGeom>
                  </pic:spPr>
                </pic:pic>
              </a:graphicData>
            </a:graphic>
          </wp:inline>
        </w:drawing>
      </w:r>
      <w:r>
        <w:rPr>
          <w:rFonts w:hint="eastAsia"/>
          <w:color w:val="auto"/>
          <w:highlight w:val="none"/>
          <w:lang w:val="en-US" w:eastAsia="zh-CN"/>
        </w:rPr>
        <w:t xml:space="preserve"> ”按键或向下滑动，可查看下列完整系统设置项。</w:t>
      </w:r>
    </w:p>
    <w:p w14:paraId="6C308FA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color w:val="auto"/>
          <w:highlight w:val="none"/>
          <w:lang w:val="en-US" w:eastAsia="zh-CN"/>
        </w:rPr>
      </w:pPr>
      <w:r>
        <w:rPr>
          <w:rFonts w:hint="eastAsia"/>
          <w:b/>
          <w:bCs/>
          <w:color w:val="auto"/>
          <w:highlight w:val="none"/>
          <w:lang w:val="en-US" w:eastAsia="zh-CN"/>
        </w:rPr>
        <w:t>·显示与交互：</w:t>
      </w:r>
      <w:r>
        <w:rPr>
          <w:rFonts w:hint="eastAsia"/>
          <w:color w:val="auto"/>
          <w:highlight w:val="none"/>
          <w:lang w:val="en-US" w:eastAsia="zh-CN"/>
        </w:rPr>
        <w:t>语言、日期、时间</w:t>
      </w:r>
      <w:ins w:id="644" w:author="95%" w:date="2026-04-14T14:07:28Z">
        <w:r>
          <w:rPr>
            <w:rFonts w:hint="eastAsia"/>
            <w:color w:val="auto"/>
            <w:highlight w:val="none"/>
            <w:lang w:val="en-US" w:eastAsia="zh-CN"/>
            <w:rPrChange w:id="645" w:author="95%" w:date="2026-05-19T14:08:29Z">
              <w:rPr>
                <w:rFonts w:hint="eastAsia"/>
                <w:color w:val="auto"/>
                <w:highlight w:val="yellow"/>
                <w:lang w:val="en-US" w:eastAsia="zh-CN"/>
              </w:rPr>
            </w:rPrChange>
          </w:rPr>
          <w:t>格式</w:t>
        </w:r>
      </w:ins>
      <w:ins w:id="646" w:author="95%" w:date="2026-04-14T14:07:29Z">
        <w:r>
          <w:rPr>
            <w:rFonts w:hint="eastAsia"/>
            <w:color w:val="auto"/>
            <w:highlight w:val="none"/>
            <w:lang w:val="en-US" w:eastAsia="zh-CN"/>
            <w:rPrChange w:id="647" w:author="95%" w:date="2026-05-19T14:08:29Z">
              <w:rPr>
                <w:rFonts w:hint="eastAsia"/>
                <w:color w:val="auto"/>
                <w:highlight w:val="yellow"/>
                <w:lang w:val="en-US" w:eastAsia="zh-CN"/>
              </w:rPr>
            </w:rPrChange>
          </w:rPr>
          <w:t>（</w:t>
        </w:r>
      </w:ins>
      <w:ins w:id="648" w:author="95%" w:date="2026-04-14T14:07:32Z">
        <w:r>
          <w:rPr>
            <w:rFonts w:hint="eastAsia"/>
            <w:color w:val="auto"/>
            <w:highlight w:val="none"/>
            <w:lang w:val="en-US" w:eastAsia="zh-CN"/>
            <w:rPrChange w:id="649" w:author="95%" w:date="2026-05-19T14:08:29Z">
              <w:rPr>
                <w:rFonts w:hint="eastAsia"/>
                <w:color w:val="auto"/>
                <w:highlight w:val="yellow"/>
                <w:lang w:val="en-US" w:eastAsia="zh-CN"/>
              </w:rPr>
            </w:rPrChange>
          </w:rPr>
          <w:t>12</w:t>
        </w:r>
      </w:ins>
      <w:ins w:id="650" w:author="95%" w:date="2026-04-14T14:07:33Z">
        <w:r>
          <w:rPr>
            <w:rFonts w:hint="eastAsia"/>
            <w:color w:val="auto"/>
            <w:highlight w:val="none"/>
            <w:lang w:val="en-US" w:eastAsia="zh-CN"/>
            <w:rPrChange w:id="651" w:author="95%" w:date="2026-05-19T14:08:29Z">
              <w:rPr>
                <w:rFonts w:hint="eastAsia"/>
                <w:color w:val="auto"/>
                <w:highlight w:val="yellow"/>
                <w:lang w:val="en-US" w:eastAsia="zh-CN"/>
              </w:rPr>
            </w:rPrChange>
          </w:rPr>
          <w:t>小时制/</w:t>
        </w:r>
      </w:ins>
      <w:ins w:id="652" w:author="95%" w:date="2026-04-14T14:07:34Z">
        <w:r>
          <w:rPr>
            <w:rFonts w:hint="eastAsia"/>
            <w:color w:val="auto"/>
            <w:highlight w:val="none"/>
            <w:lang w:val="en-US" w:eastAsia="zh-CN"/>
            <w:rPrChange w:id="653" w:author="95%" w:date="2026-05-19T14:08:29Z">
              <w:rPr>
                <w:rFonts w:hint="eastAsia"/>
                <w:color w:val="auto"/>
                <w:highlight w:val="yellow"/>
                <w:lang w:val="en-US" w:eastAsia="zh-CN"/>
              </w:rPr>
            </w:rPrChange>
          </w:rPr>
          <w:t>24</w:t>
        </w:r>
      </w:ins>
      <w:ins w:id="654" w:author="95%" w:date="2026-04-14T14:07:36Z">
        <w:r>
          <w:rPr>
            <w:rFonts w:hint="eastAsia"/>
            <w:color w:val="auto"/>
            <w:highlight w:val="none"/>
            <w:lang w:val="en-US" w:eastAsia="zh-CN"/>
            <w:rPrChange w:id="655" w:author="95%" w:date="2026-05-19T14:08:29Z">
              <w:rPr>
                <w:rFonts w:hint="eastAsia"/>
                <w:color w:val="auto"/>
                <w:highlight w:val="yellow"/>
                <w:lang w:val="en-US" w:eastAsia="zh-CN"/>
              </w:rPr>
            </w:rPrChange>
          </w:rPr>
          <w:t>小时制</w:t>
        </w:r>
      </w:ins>
      <w:ins w:id="656" w:author="95%" w:date="2026-04-14T14:07:29Z">
        <w:r>
          <w:rPr>
            <w:rFonts w:hint="eastAsia"/>
            <w:color w:val="auto"/>
            <w:highlight w:val="none"/>
            <w:lang w:val="en-US" w:eastAsia="zh-CN"/>
            <w:rPrChange w:id="657" w:author="95%" w:date="2026-05-19T14:08:29Z">
              <w:rPr>
                <w:rFonts w:hint="eastAsia"/>
                <w:color w:val="auto"/>
                <w:highlight w:val="yellow"/>
                <w:lang w:val="en-US" w:eastAsia="zh-CN"/>
              </w:rPr>
            </w:rPrChange>
          </w:rPr>
          <w:t>）</w:t>
        </w:r>
      </w:ins>
      <w:r>
        <w:rPr>
          <w:rFonts w:hint="eastAsia"/>
          <w:color w:val="auto"/>
          <w:highlight w:val="none"/>
          <w:lang w:val="en-US" w:eastAsia="zh-CN"/>
        </w:rPr>
        <w:t>、亮度</w:t>
      </w:r>
      <w:ins w:id="658" w:author="95%" w:date="2026-04-14T14:07:37Z">
        <w:r>
          <w:rPr>
            <w:rFonts w:hint="eastAsia"/>
            <w:color w:val="auto"/>
            <w:highlight w:val="none"/>
            <w:lang w:val="en-US" w:eastAsia="zh-CN"/>
          </w:rPr>
          <w:t>（</w:t>
        </w:r>
      </w:ins>
      <w:ins w:id="659" w:author="95%" w:date="2026-04-14T14:07:43Z">
        <w:r>
          <w:rPr>
            <w:rFonts w:hint="eastAsia"/>
            <w:color w:val="auto"/>
            <w:highlight w:val="none"/>
            <w:lang w:val="en-US" w:eastAsia="zh-CN"/>
          </w:rPr>
          <w:t>低</w:t>
        </w:r>
      </w:ins>
      <w:ins w:id="660" w:author="95%" w:date="2026-04-14T14:07:44Z">
        <w:r>
          <w:rPr>
            <w:rFonts w:hint="eastAsia"/>
            <w:color w:val="auto"/>
            <w:highlight w:val="none"/>
            <w:lang w:val="en-US" w:eastAsia="zh-CN"/>
          </w:rPr>
          <w:t>/</w:t>
        </w:r>
      </w:ins>
      <w:ins w:id="661" w:author="95%" w:date="2026-04-14T14:07:45Z">
        <w:r>
          <w:rPr>
            <w:rFonts w:hint="eastAsia"/>
            <w:color w:val="auto"/>
            <w:highlight w:val="none"/>
            <w:lang w:val="en-US" w:eastAsia="zh-CN"/>
          </w:rPr>
          <w:t>高</w:t>
        </w:r>
      </w:ins>
      <w:ins w:id="662" w:author="95%" w:date="2026-04-17T17:45:01Z">
        <w:r>
          <w:rPr>
            <w:rFonts w:hint="eastAsia"/>
            <w:color w:val="auto"/>
            <w:highlight w:val="none"/>
            <w:lang w:val="en-US" w:eastAsia="zh-CN"/>
          </w:rPr>
          <w:t>/</w:t>
        </w:r>
      </w:ins>
      <w:ins w:id="663" w:author="95%" w:date="2026-04-17T17:45:02Z">
        <w:r>
          <w:rPr>
            <w:rFonts w:hint="eastAsia"/>
            <w:color w:val="auto"/>
            <w:highlight w:val="none"/>
            <w:lang w:val="en-US" w:eastAsia="zh-CN"/>
          </w:rPr>
          <w:t>自动</w:t>
        </w:r>
      </w:ins>
      <w:ins w:id="664" w:author="95%" w:date="2026-04-14T14:07:37Z">
        <w:r>
          <w:rPr>
            <w:rFonts w:hint="eastAsia"/>
            <w:color w:val="auto"/>
            <w:highlight w:val="none"/>
            <w:lang w:val="en-US" w:eastAsia="zh-CN"/>
          </w:rPr>
          <w:t>）</w:t>
        </w:r>
      </w:ins>
      <w:r>
        <w:rPr>
          <w:rFonts w:hint="eastAsia"/>
          <w:color w:val="auto"/>
          <w:highlight w:val="none"/>
          <w:lang w:val="en-US" w:eastAsia="zh-CN"/>
        </w:rPr>
        <w:t>、背光（自动/常亮）、提示、</w:t>
      </w:r>
      <w:del w:id="665" w:author="95%" w:date="2026-04-13T17:41:33Z">
        <w:r>
          <w:rPr>
            <w:rFonts w:hint="eastAsia"/>
            <w:color w:val="auto"/>
            <w:highlight w:val="none"/>
            <w:lang w:val="en-US" w:eastAsia="zh-CN"/>
          </w:rPr>
          <w:delText>压力单位、温度单位、</w:delText>
        </w:r>
      </w:del>
      <w:r>
        <w:rPr>
          <w:rFonts w:hint="eastAsia"/>
          <w:color w:val="auto"/>
          <w:highlight w:val="none"/>
          <w:lang w:val="en-US" w:eastAsia="zh-CN"/>
        </w:rPr>
        <w:t>蓝牙（开/关）等。</w:t>
      </w:r>
    </w:p>
    <w:p w14:paraId="6611FB3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b/>
          <w:bCs/>
          <w:color w:val="auto"/>
          <w:highlight w:val="none"/>
          <w:lang w:val="en-US" w:eastAsia="zh-CN"/>
        </w:rPr>
        <w:t>·便捷功能：</w:t>
      </w:r>
      <w:r>
        <w:rPr>
          <w:rFonts w:hint="eastAsia"/>
          <w:color w:val="auto"/>
          <w:highlight w:val="none"/>
          <w:lang w:val="en-US" w:eastAsia="zh-CN"/>
        </w:rPr>
        <w:t>确认停止（二次确认是否停止治疗）、自动开机（戴上面罩呼吸自动启动）、自动关机（取下面罩自动停止）、治疗指示灯开关。</w:t>
      </w:r>
    </w:p>
    <w:p w14:paraId="0C57746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b/>
          <w:bCs/>
          <w:color w:val="auto"/>
          <w:highlight w:val="none"/>
          <w:lang w:val="en-US" w:eastAsia="zh-CN"/>
        </w:rPr>
        <w:t>·耗材与测试：</w:t>
      </w:r>
      <w:r>
        <w:rPr>
          <w:rFonts w:hint="eastAsia"/>
          <w:color w:val="auto"/>
          <w:highlight w:val="none"/>
          <w:lang w:val="en-US" w:eastAsia="zh-CN"/>
        </w:rPr>
        <w:t>耗材</w:t>
      </w:r>
      <w:del w:id="666" w:author="95%" w:date="2026-04-14T14:11:56Z">
        <w:r>
          <w:rPr>
            <w:rFonts w:hint="eastAsia"/>
            <w:color w:val="auto"/>
            <w:highlight w:val="none"/>
            <w:lang w:val="en-US" w:eastAsia="zh-CN"/>
          </w:rPr>
          <w:delText>更换周期</w:delText>
        </w:r>
      </w:del>
      <w:r>
        <w:rPr>
          <w:rFonts w:hint="eastAsia"/>
          <w:color w:val="auto"/>
          <w:highlight w:val="none"/>
          <w:lang w:val="en-US" w:eastAsia="zh-CN"/>
        </w:rPr>
        <w:t>设置、面罩压力测试。</w:t>
      </w:r>
    </w:p>
    <w:p w14:paraId="51FAFEA1">
      <w:pPr>
        <w:numPr>
          <w:ilvl w:val="0"/>
          <w:numId w:val="0"/>
        </w:numPr>
        <w:rPr>
          <w:rFonts w:hint="eastAsia"/>
          <w:color w:val="auto"/>
          <w:highlight w:val="none"/>
          <w:lang w:val="en-US" w:eastAsia="zh-CN"/>
        </w:rPr>
      </w:pPr>
      <w:r>
        <w:rPr>
          <w:rFonts w:hint="eastAsia"/>
          <w:b/>
          <w:bCs/>
          <w:color w:val="auto"/>
          <w:highlight w:val="none"/>
          <w:lang w:val="en-US" w:eastAsia="zh-CN"/>
        </w:rPr>
        <w:t>·系统维护：</w:t>
      </w:r>
      <w:r>
        <w:rPr>
          <w:rFonts w:hint="eastAsia"/>
          <w:color w:val="auto"/>
          <w:highlight w:val="none"/>
          <w:lang w:val="en-US" w:eastAsia="zh-CN"/>
        </w:rPr>
        <w:t>恢复出厂设置、删除治疗数据、关于设备（查看设备产品名、型号、序列号、</w:t>
      </w:r>
      <w:del w:id="667" w:author="95%" w:date="2026-04-14T14:14:46Z">
        <w:r>
          <w:rPr>
            <w:rFonts w:hint="default"/>
            <w:color w:val="auto"/>
            <w:highlight w:val="none"/>
            <w:lang w:val="en-US" w:eastAsia="zh-CN"/>
          </w:rPr>
          <w:delText>版本</w:delText>
        </w:r>
      </w:del>
      <w:ins w:id="668" w:author="95%" w:date="2026-04-14T14:14:47Z">
        <w:r>
          <w:rPr>
            <w:rFonts w:hint="eastAsia"/>
            <w:color w:val="auto"/>
            <w:highlight w:val="none"/>
            <w:lang w:val="en-US" w:eastAsia="zh-CN"/>
          </w:rPr>
          <w:t>供应商</w:t>
        </w:r>
      </w:ins>
      <w:r>
        <w:rPr>
          <w:rFonts w:hint="eastAsia"/>
          <w:color w:val="auto"/>
          <w:highlight w:val="none"/>
          <w:lang w:val="en-US" w:eastAsia="zh-CN"/>
        </w:rPr>
        <w:t>等信息）。</w:t>
      </w:r>
    </w:p>
    <w:p w14:paraId="18A60CFE">
      <w:pPr>
        <w:numPr>
          <w:ilvl w:val="0"/>
          <w:numId w:val="0"/>
        </w:numPr>
        <w:rPr>
          <w:rFonts w:hint="eastAsia"/>
          <w:color w:val="auto"/>
          <w:highlight w:val="none"/>
          <w:lang w:val="en-US" w:eastAsia="zh-CN"/>
        </w:rPr>
      </w:pPr>
    </w:p>
    <w:p w14:paraId="6AC340C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b/>
          <w:bCs/>
          <w:color w:val="auto"/>
          <w:highlight w:val="none"/>
          <w:lang w:val="en-US" w:eastAsia="zh-CN"/>
        </w:rPr>
        <w:t>5.2.2实时运行界面</w:t>
      </w:r>
      <w:r>
        <w:rPr>
          <w:rFonts w:hint="eastAsia"/>
          <w:color w:val="auto"/>
          <w:highlight w:val="none"/>
          <w:lang w:val="en-US" w:eastAsia="zh-CN"/>
        </w:rPr>
        <w:br w:type="textWrapping"/>
      </w:r>
      <w:r>
        <w:rPr>
          <w:rFonts w:hint="eastAsia"/>
          <w:color w:val="auto"/>
          <w:highlight w:val="none"/>
          <w:lang w:val="en-US" w:eastAsia="zh-CN"/>
        </w:rPr>
        <w:t>当治疗开始时，屏幕自动切换至此界面，如下图所示。</w:t>
      </w:r>
    </w:p>
    <w:p w14:paraId="0027FFA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eastAsia="SimSun"/>
          <w:color w:val="auto"/>
          <w:highlight w:val="none"/>
          <w:lang w:eastAsia="zh-CN"/>
        </w:rPr>
      </w:pPr>
      <w:del w:id="669" w:author="95%" w:date="2026-05-19T14:08:47Z">
        <w:r>
          <w:rPr>
            <w:rFonts w:hint="eastAsia" w:eastAsia="SimSun"/>
            <w:color w:val="auto"/>
            <w:highlight w:val="none"/>
            <w:lang w:eastAsia="zh-CN"/>
          </w:rPr>
          <w:drawing>
            <wp:inline distT="0" distB="0" distL="114300" distR="114300">
              <wp:extent cx="2236470" cy="1677670"/>
              <wp:effectExtent l="0" t="0" r="3810" b="13970"/>
              <wp:docPr id="54" name="图片 54" descr="U70界面n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U70界面n改"/>
                      <pic:cNvPicPr>
                        <a:picLocks noChangeAspect="1"/>
                      </pic:cNvPicPr>
                    </pic:nvPicPr>
                    <pic:blipFill>
                      <a:blip r:embed="rId33"/>
                      <a:stretch>
                        <a:fillRect/>
                      </a:stretch>
                    </pic:blipFill>
                    <pic:spPr>
                      <a:xfrm>
                        <a:off x="0" y="0"/>
                        <a:ext cx="2236470" cy="1677670"/>
                      </a:xfrm>
                      <a:prstGeom prst="rect">
                        <a:avLst/>
                      </a:prstGeom>
                    </pic:spPr>
                  </pic:pic>
                </a:graphicData>
              </a:graphic>
            </wp:inline>
          </w:drawing>
        </w:r>
      </w:del>
      <w:ins w:id="671" w:author="95%" w:date="2026-05-19T14:08:39Z">
        <w:r>
          <w:rPr>
            <w:rFonts w:hint="eastAsia" w:eastAsia="SimSun"/>
            <w:color w:val="auto"/>
            <w:highlight w:val="none"/>
            <w:lang w:eastAsia="zh-CN"/>
          </w:rPr>
          <w:drawing>
            <wp:inline distT="0" distB="0" distL="114300" distR="114300">
              <wp:extent cx="2237740" cy="1678305"/>
              <wp:effectExtent l="0" t="0" r="2540" b="13335"/>
              <wp:docPr id="43" name="图片 43" descr="09-实时界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9-实时界面1"/>
                      <pic:cNvPicPr>
                        <a:picLocks noChangeAspect="1"/>
                      </pic:cNvPicPr>
                    </pic:nvPicPr>
                    <pic:blipFill>
                      <a:blip r:embed="rId34"/>
                      <a:stretch>
                        <a:fillRect/>
                      </a:stretch>
                    </pic:blipFill>
                    <pic:spPr>
                      <a:xfrm>
                        <a:off x="0" y="0"/>
                        <a:ext cx="2237740" cy="1678305"/>
                      </a:xfrm>
                      <a:prstGeom prst="rect">
                        <a:avLst/>
                      </a:prstGeom>
                    </pic:spPr>
                  </pic:pic>
                </a:graphicData>
              </a:graphic>
            </wp:inline>
          </w:drawing>
        </w:r>
      </w:ins>
    </w:p>
    <w:p w14:paraId="5794DAF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color w:val="auto"/>
          <w:highlight w:val="none"/>
          <w:lang w:val="en-US" w:eastAsia="zh-CN"/>
        </w:rPr>
      </w:pPr>
      <w:r>
        <w:rPr>
          <w:rFonts w:hint="eastAsia"/>
          <w:color w:val="auto"/>
          <w:highlight w:val="none"/>
          <w:lang w:val="en-US" w:eastAsia="zh-CN"/>
        </w:rPr>
        <w:t>图5-7 实时运行界面</w:t>
      </w:r>
    </w:p>
    <w:p w14:paraId="17939BA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1）界面布局如下：</w:t>
      </w:r>
      <w:r>
        <w:rPr>
          <w:rFonts w:hint="default"/>
          <w:color w:val="auto"/>
          <w:highlight w:val="none"/>
          <w:lang w:val="en-US" w:eastAsia="zh-CN"/>
        </w:rPr>
        <w:br w:type="textWrapping"/>
      </w:r>
      <w:r>
        <w:rPr>
          <w:rFonts w:hint="eastAsia"/>
          <w:b/>
          <w:bCs/>
          <w:color w:val="auto"/>
          <w:highlight w:val="none"/>
          <w:lang w:val="en-US" w:eastAsia="zh-CN"/>
        </w:rPr>
        <w:t>·顶部状态栏：</w:t>
      </w:r>
      <w:r>
        <w:rPr>
          <w:rFonts w:hint="eastAsia"/>
          <w:color w:val="auto"/>
          <w:highlight w:val="none"/>
          <w:lang w:val="en-US" w:eastAsia="zh-CN"/>
        </w:rPr>
        <w:t>左侧显示本次治疗的运行时长，右侧显示湿化状态、蓝牙以及SD卡状态图标。</w:t>
      </w:r>
    </w:p>
    <w:p w14:paraId="57130A5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b/>
          <w:bCs/>
          <w:color w:val="auto"/>
          <w:highlight w:val="none"/>
          <w:lang w:val="en-US" w:eastAsia="zh-CN"/>
        </w:rPr>
        <w:t>·核心信息区：</w:t>
      </w:r>
      <w:r>
        <w:rPr>
          <w:rFonts w:hint="eastAsia"/>
          <w:color w:val="auto"/>
          <w:highlight w:val="none"/>
          <w:lang w:val="en-US" w:eastAsia="zh-CN"/>
        </w:rPr>
        <w:t>中间显示实时呼吸波形图、当前治疗模式和实时压力。</w:t>
      </w:r>
    </w:p>
    <w:p w14:paraId="0C139B2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b/>
          <w:bCs/>
          <w:color w:val="auto"/>
          <w:highlight w:val="none"/>
          <w:lang w:val="en-US" w:eastAsia="zh-CN"/>
        </w:rPr>
        <w:t>·底部快捷栏：</w:t>
      </w:r>
      <w:r>
        <w:rPr>
          <w:rFonts w:hint="eastAsia"/>
          <w:color w:val="auto"/>
          <w:highlight w:val="none"/>
          <w:lang w:val="en-US" w:eastAsia="zh-CN"/>
        </w:rPr>
        <w:t>显示延时升压剩余时间（可点击快捷设置延时升压时间）、快捷进入治疗设置界面、快捷进入报告界面。</w:t>
      </w:r>
      <w:r>
        <w:rPr>
          <w:rFonts w:hint="eastAsia"/>
          <w:color w:val="auto"/>
          <w:highlight w:val="none"/>
          <w:lang w:val="en-US" w:eastAsia="zh-CN"/>
        </w:rPr>
        <w:br w:type="textWrapping"/>
      </w:r>
      <w:r>
        <w:rPr>
          <w:rFonts w:hint="eastAsia"/>
          <w:color w:val="auto"/>
          <w:highlight w:val="none"/>
          <w:lang w:val="en-US" w:eastAsia="zh-CN"/>
        </w:rPr>
        <w:t>2）核心信息区右滑，可查看更多实时数据界面。</w:t>
      </w:r>
    </w:p>
    <w:p w14:paraId="3163936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color w:val="auto"/>
          <w:highlight w:val="none"/>
          <w:lang w:val="en-US" w:eastAsia="zh-CN"/>
        </w:rPr>
      </w:pPr>
      <w:del w:id="673" w:author="95%" w:date="2026-05-19T14:08:59Z">
        <w:r>
          <w:rPr>
            <w:rFonts w:hint="default"/>
            <w:color w:val="auto"/>
            <w:highlight w:val="none"/>
            <w:lang w:val="en-US" w:eastAsia="zh-CN"/>
          </w:rPr>
          <w:drawing>
            <wp:inline distT="0" distB="0" distL="114300" distR="114300">
              <wp:extent cx="2346960" cy="1760220"/>
              <wp:effectExtent l="0" t="0" r="0" b="7620"/>
              <wp:docPr id="55" name="图片 55" descr="U70界面n改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U70界面n改_02"/>
                      <pic:cNvPicPr>
                        <a:picLocks noChangeAspect="1"/>
                      </pic:cNvPicPr>
                    </pic:nvPicPr>
                    <pic:blipFill>
                      <a:blip r:embed="rId35"/>
                      <a:stretch>
                        <a:fillRect/>
                      </a:stretch>
                    </pic:blipFill>
                    <pic:spPr>
                      <a:xfrm>
                        <a:off x="0" y="0"/>
                        <a:ext cx="2346960" cy="1760220"/>
                      </a:xfrm>
                      <a:prstGeom prst="rect">
                        <a:avLst/>
                      </a:prstGeom>
                    </pic:spPr>
                  </pic:pic>
                </a:graphicData>
              </a:graphic>
            </wp:inline>
          </w:drawing>
        </w:r>
      </w:del>
      <w:ins w:id="675" w:author="95%" w:date="2026-05-19T14:08:55Z">
        <w:r>
          <w:rPr>
            <w:rFonts w:hint="eastAsia"/>
            <w:color w:val="auto"/>
            <w:highlight w:val="none"/>
            <w:lang w:val="en-US" w:eastAsia="zh-CN"/>
          </w:rPr>
          <w:drawing>
            <wp:inline distT="0" distB="0" distL="114300" distR="114300">
              <wp:extent cx="2352675" cy="1764665"/>
              <wp:effectExtent l="0" t="0" r="9525" b="3175"/>
              <wp:docPr id="60" name="图片 60" descr="10-实时界面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0-实时界面02"/>
                      <pic:cNvPicPr>
                        <a:picLocks noChangeAspect="1"/>
                      </pic:cNvPicPr>
                    </pic:nvPicPr>
                    <pic:blipFill>
                      <a:blip r:embed="rId36"/>
                      <a:stretch>
                        <a:fillRect/>
                      </a:stretch>
                    </pic:blipFill>
                    <pic:spPr>
                      <a:xfrm>
                        <a:off x="0" y="0"/>
                        <a:ext cx="2352675" cy="1764665"/>
                      </a:xfrm>
                      <a:prstGeom prst="rect">
                        <a:avLst/>
                      </a:prstGeom>
                    </pic:spPr>
                  </pic:pic>
                </a:graphicData>
              </a:graphic>
            </wp:inline>
          </w:drawing>
        </w:r>
      </w:ins>
      <w:r>
        <w:rPr>
          <w:rFonts w:hint="eastAsia"/>
          <w:color w:val="auto"/>
          <w:highlight w:val="none"/>
          <w:lang w:val="en-US" w:eastAsia="zh-CN"/>
        </w:rPr>
        <w:t xml:space="preserve">  </w:t>
      </w:r>
      <w:ins w:id="677" w:author="95%" w:date="2026-05-19T14:09:06Z">
        <w:r>
          <w:rPr>
            <w:rFonts w:hint="default"/>
            <w:color w:val="auto"/>
            <w:highlight w:val="none"/>
            <w:lang w:val="en-US" w:eastAsia="zh-CN"/>
          </w:rPr>
          <w:drawing>
            <wp:inline distT="0" distB="0" distL="114300" distR="114300">
              <wp:extent cx="2339340" cy="1754505"/>
              <wp:effectExtent l="0" t="0" r="7620" b="13335"/>
              <wp:docPr id="61" name="图片 61" descr="11-实时界面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1-实时界面03"/>
                      <pic:cNvPicPr>
                        <a:picLocks noChangeAspect="1"/>
                      </pic:cNvPicPr>
                    </pic:nvPicPr>
                    <pic:blipFill>
                      <a:blip r:embed="rId37"/>
                      <a:stretch>
                        <a:fillRect/>
                      </a:stretch>
                    </pic:blipFill>
                    <pic:spPr>
                      <a:xfrm>
                        <a:off x="0" y="0"/>
                        <a:ext cx="2339340" cy="1754505"/>
                      </a:xfrm>
                      <a:prstGeom prst="rect">
                        <a:avLst/>
                      </a:prstGeom>
                    </pic:spPr>
                  </pic:pic>
                </a:graphicData>
              </a:graphic>
            </wp:inline>
          </w:drawing>
        </w:r>
      </w:ins>
      <w:del w:id="679" w:author="95%" w:date="2026-05-19T14:09:10Z">
        <w:r>
          <w:rPr>
            <w:rFonts w:hint="default"/>
            <w:color w:val="auto"/>
            <w:highlight w:val="none"/>
            <w:lang w:val="en-US" w:eastAsia="zh-CN"/>
          </w:rPr>
          <w:drawing>
            <wp:inline distT="0" distB="0" distL="114300" distR="114300">
              <wp:extent cx="2355215" cy="1766570"/>
              <wp:effectExtent l="0" t="0" r="6985" b="1270"/>
              <wp:docPr id="56" name="图片 56" descr="U70界面n改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U70界面n改_03"/>
                      <pic:cNvPicPr>
                        <a:picLocks noChangeAspect="1"/>
                      </pic:cNvPicPr>
                    </pic:nvPicPr>
                    <pic:blipFill>
                      <a:blip r:embed="rId38"/>
                      <a:stretch>
                        <a:fillRect/>
                      </a:stretch>
                    </pic:blipFill>
                    <pic:spPr>
                      <a:xfrm>
                        <a:off x="0" y="0"/>
                        <a:ext cx="2355215" cy="1766570"/>
                      </a:xfrm>
                      <a:prstGeom prst="rect">
                        <a:avLst/>
                      </a:prstGeom>
                    </pic:spPr>
                  </pic:pic>
                </a:graphicData>
              </a:graphic>
            </wp:inline>
          </w:drawing>
        </w:r>
      </w:del>
    </w:p>
    <w:p w14:paraId="11300D2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color w:val="auto"/>
          <w:highlight w:val="none"/>
          <w:lang w:val="en-US" w:eastAsia="zh-CN"/>
        </w:rPr>
      </w:pPr>
      <w:r>
        <w:rPr>
          <w:rFonts w:hint="eastAsia"/>
          <w:color w:val="auto"/>
          <w:highlight w:val="none"/>
          <w:lang w:val="en-US" w:eastAsia="zh-CN"/>
        </w:rPr>
        <w:t>图5-8 更多实时数据界面</w:t>
      </w:r>
    </w:p>
    <w:p w14:paraId="60452DE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3）点击“设置”，进入治疗设置界面，如图5-3所示。</w:t>
      </w:r>
    </w:p>
    <w:p w14:paraId="741B73D1">
      <w:pPr>
        <w:keepNext w:val="0"/>
        <w:keepLines w:val="0"/>
        <w:pageBreakBefore w:val="0"/>
        <w:widowControl w:val="0"/>
        <w:numPr>
          <w:ilvl w:val="0"/>
          <w:numId w:val="0"/>
        </w:numPr>
        <w:kinsoku/>
        <w:wordWrap/>
        <w:overflowPunct/>
        <w:topLinePunct w:val="0"/>
        <w:autoSpaceDE/>
        <w:autoSpaceDN/>
        <w:bidi w:val="0"/>
        <w:adjustRightInd/>
        <w:snapToGrid/>
        <w:ind w:left="0" w:firstLine="0" w:firstLineChars="0"/>
        <w:jc w:val="left"/>
        <w:textAlignment w:val="auto"/>
        <w:rPr>
          <w:rFonts w:hint="eastAsia"/>
          <w:color w:val="auto"/>
          <w:highlight w:val="none"/>
          <w:lang w:val="en-US" w:eastAsia="zh-CN"/>
        </w:rPr>
      </w:pPr>
      <w:r>
        <w:rPr>
          <w:rFonts w:hint="eastAsia"/>
          <w:color w:val="auto"/>
          <w:highlight w:val="none"/>
          <w:lang w:val="en-US" w:eastAsia="zh-CN"/>
        </w:rPr>
        <w:t>4）点击“报告”，进入报告界面，如图5-4所示。</w:t>
      </w:r>
    </w:p>
    <w:p w14:paraId="192ED72D">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1065E42E">
      <w:pPr>
        <w:pStyle w:val="35"/>
        <w:numPr>
          <w:ilvl w:val="0"/>
          <w:numId w:val="0"/>
        </w:numPr>
        <w:ind w:leftChars="0"/>
        <w:rPr>
          <w:rFonts w:hint="default" w:ascii="Times New Roman" w:hAnsi="Times New Roman" w:cs="Times New Roman"/>
          <w:color w:val="auto"/>
          <w:highlight w:val="none"/>
        </w:rPr>
      </w:pPr>
      <w:r>
        <w:rPr>
          <w:rFonts w:hint="eastAsia" w:cs="Times New Roman"/>
          <w:color w:val="auto"/>
          <w:highlight w:val="none"/>
          <w:lang w:val="en-US" w:eastAsia="zh-CN"/>
        </w:rPr>
        <w:t>实时运行状态下，进入报告界面，显示历史报告数据。当前治疗未结束，无法显示本次使用报告</w:t>
      </w:r>
      <w:r>
        <w:rPr>
          <w:rFonts w:hint="default" w:ascii="Times New Roman" w:hAnsi="Times New Roman" w:cs="Times New Roman"/>
          <w:color w:val="auto"/>
          <w:highlight w:val="none"/>
        </w:rPr>
        <w:t>。</w:t>
      </w:r>
    </w:p>
    <w:p w14:paraId="4B697753">
      <w:pPr>
        <w:pStyle w:val="2"/>
        <w:numPr>
          <w:ilvl w:val="0"/>
          <w:numId w:val="0"/>
        </w:numPr>
        <w:spacing w:after="240" w:line="360" w:lineRule="auto"/>
        <w:rPr>
          <w:rFonts w:hint="default" w:ascii="Times New Roman" w:hAnsi="Times New Roman" w:cs="Times New Roman"/>
          <w:color w:val="auto"/>
          <w:sz w:val="30"/>
          <w:highlight w:val="none"/>
        </w:rPr>
      </w:pPr>
      <w:bookmarkStart w:id="44" w:name="_Toc29506"/>
      <w:bookmarkStart w:id="45" w:name="_Toc21243"/>
      <w:r>
        <w:rPr>
          <w:rFonts w:hint="eastAsia" w:cs="Times New Roman"/>
          <w:color w:val="auto"/>
          <w:sz w:val="30"/>
          <w:highlight w:val="none"/>
          <w:lang w:val="en-US" w:eastAsia="zh-CN"/>
        </w:rPr>
        <w:t>六、</w:t>
      </w:r>
      <w:r>
        <w:rPr>
          <w:rFonts w:hint="default" w:ascii="Times New Roman" w:hAnsi="Times New Roman" w:cs="Times New Roman"/>
          <w:color w:val="auto"/>
          <w:sz w:val="30"/>
          <w:highlight w:val="none"/>
        </w:rPr>
        <w:t>清洁和保养</w:t>
      </w:r>
      <w:bookmarkEnd w:id="44"/>
      <w:bookmarkEnd w:id="45"/>
    </w:p>
    <w:p w14:paraId="722DF5A8">
      <w:pPr>
        <w:numPr>
          <w:ilvl w:val="0"/>
          <w:numId w:val="4"/>
        </w:numPr>
        <w:tabs>
          <w:tab w:val="left" w:pos="284"/>
          <w:tab w:val="clear" w:pos="1050"/>
        </w:tabs>
        <w:spacing w:before="120" w:beforeLines="50" w:after="120" w:afterLines="50"/>
        <w:ind w:hanging="1050"/>
        <w:rPr>
          <w:rFonts w:hint="default" w:ascii="Times New Roman" w:hAnsi="Times New Roman" w:cs="Times New Roman"/>
          <w:color w:val="auto"/>
          <w:highlight w:val="none"/>
        </w:rPr>
      </w:pPr>
      <w:r>
        <w:rPr>
          <w:rFonts w:hint="default" w:ascii="Times New Roman" w:hAnsi="Times New Roman" w:cs="Times New Roman"/>
          <w:b/>
          <w:color w:val="auto"/>
          <w:szCs w:val="21"/>
          <w:highlight w:val="none"/>
        </w:rPr>
        <w:t>警告</w:t>
      </w:r>
    </w:p>
    <w:p w14:paraId="2F68B420">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请定期清洁呼吸机及其附件，以防止呼吸道感染。</w:t>
      </w:r>
    </w:p>
    <w:p w14:paraId="7293E7C6">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请在开始清洁前拔下呼吸机电源插头，以防止触电。</w:t>
      </w:r>
    </w:p>
    <w:p w14:paraId="303C93D3">
      <w:pPr>
        <w:pStyle w:val="35"/>
        <w:numPr>
          <w:ilvl w:val="0"/>
          <w:numId w:val="12"/>
        </w:numPr>
        <w:ind w:firstLineChars="0"/>
        <w:rPr>
          <w:ins w:id="681" w:author="95%" w:date="2026-09-15T17:17:30Z"/>
          <w:rFonts w:hint="default" w:ascii="Times New Roman" w:hAnsi="Times New Roman" w:cs="Times New Roman"/>
          <w:color w:val="auto"/>
          <w:highlight w:val="none"/>
        </w:rPr>
      </w:pPr>
      <w:r>
        <w:rPr>
          <w:rFonts w:hint="default" w:ascii="Times New Roman" w:hAnsi="Times New Roman" w:cs="Times New Roman"/>
          <w:color w:val="auto"/>
          <w:highlight w:val="none"/>
        </w:rPr>
        <w:t>应使用对人体无毒无害不会引起人体过敏的洗涤液。</w:t>
      </w:r>
    </w:p>
    <w:p w14:paraId="1F1D95EB">
      <w:pPr>
        <w:pStyle w:val="35"/>
        <w:numPr>
          <w:ilvl w:val="0"/>
          <w:numId w:val="12"/>
        </w:numPr>
        <w:ind w:firstLineChars="0"/>
        <w:rPr>
          <w:rFonts w:hint="default" w:ascii="Times New Roman" w:hAnsi="Times New Roman" w:cs="Times New Roman"/>
          <w:color w:val="auto"/>
          <w:highlight w:val="none"/>
        </w:rPr>
      </w:pPr>
      <w:ins w:id="682" w:author="95%" w:date="2026-09-15T17:17:31Z">
        <w:r>
          <w:rPr>
            <w:rFonts w:ascii="SimSun" w:hAnsi="SimSun" w:eastAsia="SimSun" w:cs="SimSun"/>
            <w:sz w:val="24"/>
            <w:szCs w:val="24"/>
          </w:rPr>
          <w:t>在正常状态或单一故障状态下，与患者连接的通气面罩、呼吸管路、设备出气口以及湿化器内部气体通道可能受到患者体液或呼出气体污染。</w:t>
        </w:r>
      </w:ins>
    </w:p>
    <w:p w14:paraId="6E2B4C81">
      <w:pPr>
        <w:pStyle w:val="35"/>
        <w:numPr>
          <w:ilvl w:val="0"/>
          <w:numId w:val="0"/>
        </w:numPr>
        <w:ind w:leftChars="0"/>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7" name="图片 7"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7" name="图片 7"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34D9F586">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断开呼吸机的电源，用清水或者中性洗涤液浸湿布，擦拭前面板和外壳的表面。在接通电源前，呼吸机必须完全晾干。</w:t>
      </w:r>
    </w:p>
    <w:p w14:paraId="1D1059D0">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不要使用含漂白粉、氯、或芳香剂的溶液以及含湿化剂或抗菌的皂液来清洁呼吸机及其附件，这些溶液可能会导致被清洁部分材料硬化或降低寿命。</w:t>
      </w:r>
    </w:p>
    <w:p w14:paraId="5697FAE6">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请按通气面罩等附件制造商的要求清洁附件以及确定清洁的频率。</w:t>
      </w:r>
    </w:p>
    <w:p w14:paraId="095D06A6">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不要在高于 80℃（176℉）温度下清洁或干燥呼吸机及其附件。温度过高会降低产品寿命。</w:t>
      </w:r>
    </w:p>
    <w:p w14:paraId="2C92494E">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不要用任何液体浸泡本设备。</w:t>
      </w:r>
    </w:p>
    <w:p w14:paraId="06817351">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脏的过滤</w:t>
      </w:r>
      <w:r>
        <w:rPr>
          <w:rFonts w:hint="eastAsia" w:cs="Times New Roman"/>
          <w:color w:val="auto"/>
          <w:highlight w:val="none"/>
          <w:lang w:eastAsia="zh-CN"/>
        </w:rPr>
        <w:t>棉</w:t>
      </w:r>
      <w:r>
        <w:rPr>
          <w:rFonts w:hint="default" w:ascii="Times New Roman" w:hAnsi="Times New Roman" w:cs="Times New Roman"/>
          <w:color w:val="auto"/>
          <w:highlight w:val="none"/>
        </w:rPr>
        <w:t>会增加呼吸机工作阻力并使运行温度升高，影响呼吸机性能及寿命。需要定期检查并更换进气口过滤</w:t>
      </w:r>
      <w:r>
        <w:rPr>
          <w:rFonts w:hint="eastAsia" w:cs="Times New Roman"/>
          <w:color w:val="auto"/>
          <w:highlight w:val="none"/>
          <w:lang w:eastAsia="zh-CN"/>
        </w:rPr>
        <w:t>棉</w:t>
      </w:r>
      <w:r>
        <w:rPr>
          <w:rFonts w:hint="default" w:ascii="Times New Roman" w:hAnsi="Times New Roman" w:cs="Times New Roman"/>
          <w:color w:val="auto"/>
          <w:highlight w:val="none"/>
        </w:rPr>
        <w:t>。</w:t>
      </w:r>
    </w:p>
    <w:p w14:paraId="32F3FFA6">
      <w:pPr>
        <w:pStyle w:val="3"/>
        <w:spacing w:before="120" w:after="120" w:line="360" w:lineRule="auto"/>
        <w:rPr>
          <w:rFonts w:hint="default" w:ascii="Times New Roman" w:hAnsi="Times New Roman" w:eastAsia="SimSun" w:cs="Times New Roman"/>
          <w:color w:val="auto"/>
          <w:sz w:val="24"/>
          <w:highlight w:val="none"/>
          <w:lang w:val="en-US" w:eastAsia="zh-CN"/>
        </w:rPr>
      </w:pPr>
      <w:r>
        <w:rPr>
          <w:rFonts w:hint="eastAsia" w:ascii="Times New Roman" w:hAnsi="Times New Roman" w:eastAsia="SimSun" w:cs="Times New Roman"/>
          <w:color w:val="auto"/>
          <w:sz w:val="24"/>
          <w:highlight w:val="none"/>
          <w:lang w:val="en-US" w:eastAsia="zh-CN"/>
        </w:rPr>
        <w:t>6.1 鼻罩及管路附件</w:t>
      </w:r>
    </w:p>
    <w:p w14:paraId="711535B0">
      <w:pPr>
        <w:ind w:firstLine="480" w:firstLineChars="200"/>
        <w:rPr>
          <w:rFonts w:hint="default" w:ascii="Times New Roman" w:hAnsi="Times New Roman" w:cs="Times New Roman"/>
          <w:color w:val="auto"/>
          <w:highlight w:val="none"/>
        </w:rPr>
      </w:pPr>
      <w:r>
        <w:rPr>
          <w:rFonts w:hint="eastAsia" w:cs="Times New Roman"/>
          <w:color w:val="auto"/>
          <w:highlight w:val="none"/>
          <w:lang w:val="en-US" w:eastAsia="zh-CN"/>
        </w:rPr>
        <w:t>双水平正压通气治疗机应与具有医疗器械注册证的鼻置及管路配合使用，请在使用其它品牌配件前，确保能与本呼吸机适配，并详细阅读其说明书中关于清洁与保养的说明。</w:t>
      </w:r>
    </w:p>
    <w:p w14:paraId="68D6DDAB">
      <w:pPr>
        <w:pStyle w:val="3"/>
        <w:spacing w:before="120" w:after="120" w:line="360" w:lineRule="auto"/>
        <w:rPr>
          <w:rFonts w:hint="default" w:ascii="Times New Roman" w:hAnsi="Times New Roman" w:eastAsia="SimSun" w:cs="Times New Roman"/>
          <w:color w:val="auto"/>
          <w:sz w:val="24"/>
          <w:highlight w:val="none"/>
          <w:lang w:val="en-US" w:eastAsia="zh-CN"/>
        </w:rPr>
      </w:pPr>
      <w:bookmarkStart w:id="46" w:name="_Toc126921889"/>
      <w:r>
        <w:rPr>
          <w:rFonts w:hint="eastAsia" w:ascii="Times New Roman" w:hAnsi="Times New Roman" w:eastAsia="SimSun" w:cs="Times New Roman"/>
          <w:color w:val="auto"/>
          <w:sz w:val="24"/>
          <w:highlight w:val="none"/>
          <w:lang w:val="en-US" w:eastAsia="zh-CN"/>
        </w:rPr>
        <w:t>6</w:t>
      </w:r>
      <w:r>
        <w:rPr>
          <w:rFonts w:hint="default" w:ascii="Times New Roman" w:hAnsi="Times New Roman" w:eastAsia="SimSun" w:cs="Times New Roman"/>
          <w:color w:val="auto"/>
          <w:sz w:val="24"/>
          <w:highlight w:val="none"/>
        </w:rPr>
        <w:t>.</w:t>
      </w:r>
      <w:bookmarkEnd w:id="46"/>
      <w:r>
        <w:rPr>
          <w:rFonts w:hint="eastAsia" w:ascii="Times New Roman" w:hAnsi="Times New Roman" w:eastAsia="SimSun" w:cs="Times New Roman"/>
          <w:color w:val="auto"/>
          <w:sz w:val="24"/>
          <w:highlight w:val="none"/>
          <w:lang w:val="en-US" w:eastAsia="zh-CN"/>
        </w:rPr>
        <w:t>2治疗设备</w:t>
      </w:r>
    </w:p>
    <w:p w14:paraId="5AF1B1CC">
      <w:pPr>
        <w:rPr>
          <w:rFonts w:hint="eastAsia"/>
          <w:color w:val="auto"/>
          <w:highlight w:val="none"/>
          <w:lang w:val="en-US" w:eastAsia="zh-CN"/>
        </w:rPr>
      </w:pPr>
      <w:r>
        <w:rPr>
          <w:rFonts w:hint="eastAsia"/>
          <w:color w:val="auto"/>
          <w:highlight w:val="none"/>
          <w:lang w:val="en-US" w:eastAsia="zh-CN"/>
        </w:rPr>
        <w:t>6.2.1清洁设备表面</w:t>
      </w:r>
    </w:p>
    <w:p w14:paraId="79D34132">
      <w:pPr>
        <w:ind w:firstLine="480" w:firstLineChars="200"/>
        <w:rPr>
          <w:ins w:id="683" w:author="WPS_1704800824" w:date="2026-09-14T10:16:48Z"/>
          <w:rFonts w:hint="default"/>
          <w:color w:val="auto"/>
          <w:highlight w:val="none"/>
        </w:rPr>
      </w:pPr>
      <w:ins w:id="684" w:author="WPS_1704800824" w:date="2026-09-14T10:16:48Z">
        <w:r>
          <w:rPr>
            <w:rFonts w:ascii="Segoe UI" w:hAnsi="Segoe UI" w:eastAsia="Segoe UI" w:cs="Segoe UI"/>
            <w:i w:val="0"/>
            <w:iCs w:val="0"/>
            <w:caps w:val="0"/>
            <w:color w:val="0F1115"/>
            <w:spacing w:val="0"/>
            <w:sz w:val="24"/>
            <w:szCs w:val="24"/>
            <w:shd w:val="clear" w:fill="FFFFFF"/>
          </w:rPr>
          <w:t>清洁时，请先配制皂液：每升自来水中加入3mL皂液，混合均匀。用干净、柔软的布蘸取皂液后，沿同一方向擦拭表面五次，最后再用清水擦净。</w:t>
        </w:r>
      </w:ins>
    </w:p>
    <w:p w14:paraId="6F70B1C3">
      <w:pPr>
        <w:ind w:firstLine="480" w:firstLineChars="200"/>
        <w:rPr>
          <w:del w:id="685" w:author="WPS_1704800824" w:date="2026-09-14T10:16:48Z"/>
          <w:rFonts w:hint="default"/>
          <w:color w:val="auto"/>
          <w:highlight w:val="none"/>
        </w:rPr>
      </w:pPr>
      <w:del w:id="686" w:author="WPS_1704800824" w:date="2026-09-14T10:16:48Z">
        <w:r>
          <w:rPr>
            <w:rFonts w:hint="default"/>
            <w:color w:val="auto"/>
            <w:highlight w:val="none"/>
          </w:rPr>
          <w:delText>用干净、柔软且微湿的布擦拭治疗设备表面。</w:delText>
        </w:r>
      </w:del>
    </w:p>
    <w:p w14:paraId="26494D7E">
      <w:pPr>
        <w:pStyle w:val="35"/>
        <w:numPr>
          <w:ilvl w:val="0"/>
          <w:numId w:val="0"/>
        </w:numPr>
        <w:ind w:leftChars="0"/>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21" name="图片 21"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21" name="图片 21"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37A6C746">
      <w:pPr>
        <w:pStyle w:val="35"/>
        <w:numPr>
          <w:ilvl w:val="0"/>
          <w:numId w:val="12"/>
        </w:numPr>
        <w:adjustRightInd w:val="0"/>
        <w:ind w:left="0" w:firstLine="0" w:firstLineChars="0"/>
        <w:rPr>
          <w:rFonts w:hint="default"/>
          <w:color w:val="auto"/>
          <w:highlight w:val="none"/>
          <w:lang w:val="en-US" w:eastAsia="zh-CN"/>
        </w:rPr>
      </w:pPr>
      <w:r>
        <w:rPr>
          <w:rFonts w:hint="default"/>
          <w:color w:val="auto"/>
          <w:highlight w:val="none"/>
        </w:rPr>
        <w:t>建议每周清洁设备表面一次。</w:t>
      </w:r>
    </w:p>
    <w:p w14:paraId="4E89A901">
      <w:pPr>
        <w:rPr>
          <w:rFonts w:hint="eastAsia"/>
          <w:color w:val="auto"/>
          <w:highlight w:val="none"/>
          <w:lang w:val="en-US" w:eastAsia="zh-CN"/>
        </w:rPr>
      </w:pPr>
      <w:r>
        <w:rPr>
          <w:rFonts w:hint="eastAsia"/>
          <w:color w:val="auto"/>
          <w:highlight w:val="none"/>
          <w:lang w:val="en-US" w:eastAsia="zh-CN"/>
        </w:rPr>
        <w:t>6.2.2消毒设备表面</w:t>
      </w:r>
    </w:p>
    <w:p w14:paraId="1FD509A5">
      <w:pPr>
        <w:rPr>
          <w:rFonts w:hint="default"/>
          <w:color w:val="auto"/>
          <w:highlight w:val="none"/>
        </w:rPr>
      </w:pPr>
      <w:r>
        <w:rPr>
          <w:rFonts w:hint="default"/>
          <w:color w:val="auto"/>
          <w:highlight w:val="none"/>
        </w:rPr>
        <w:t>在正常情况下，设备无需消毒。</w:t>
      </w:r>
    </w:p>
    <w:p w14:paraId="6413F0C6">
      <w:pPr>
        <w:rPr>
          <w:rFonts w:hint="default"/>
          <w:color w:val="auto"/>
          <w:highlight w:val="none"/>
        </w:rPr>
      </w:pPr>
      <w:r>
        <w:rPr>
          <w:rFonts w:hint="default"/>
          <w:color w:val="auto"/>
          <w:highlight w:val="none"/>
        </w:rPr>
        <w:t>当设备在睡眠实验室、诊所、医院或医疗机构等环境中供多名患者使用时，应在每次使用后及下一位患者使用前进行消毒。</w:t>
      </w:r>
    </w:p>
    <w:p w14:paraId="7CB96693">
      <w:pPr>
        <w:rPr>
          <w:rFonts w:hint="default"/>
          <w:color w:val="auto"/>
          <w:highlight w:val="none"/>
        </w:rPr>
      </w:pPr>
      <w:r>
        <w:rPr>
          <w:rFonts w:hint="default"/>
          <w:color w:val="auto"/>
          <w:highlight w:val="none"/>
        </w:rPr>
        <w:t>（1）用含</w:t>
      </w:r>
      <w:ins w:id="687" w:author="WPS_1704800824" w:date="2026-09-14T10:17:04Z">
        <w:r>
          <w:rPr>
            <w:rFonts w:hint="eastAsia"/>
            <w:color w:val="auto"/>
            <w:highlight w:val="none"/>
            <w:lang w:val="en-US" w:eastAsia="zh-CN"/>
          </w:rPr>
          <w:t>75%</w:t>
        </w:r>
      </w:ins>
      <w:r>
        <w:rPr>
          <w:rFonts w:hint="default"/>
          <w:color w:val="auto"/>
          <w:highlight w:val="none"/>
        </w:rPr>
        <w:t>酒精的消毒剂</w:t>
      </w:r>
      <w:ins w:id="688" w:author="WPS_1704800824" w:date="2026-09-14T10:17:16Z">
        <w:r>
          <w:rPr>
            <w:rFonts w:ascii="Segoe UI" w:hAnsi="Segoe UI" w:eastAsia="Segoe UI" w:cs="Segoe UI"/>
            <w:i w:val="0"/>
            <w:iCs w:val="0"/>
            <w:caps w:val="0"/>
            <w:color w:val="0F1115"/>
            <w:spacing w:val="0"/>
            <w:sz w:val="24"/>
            <w:szCs w:val="24"/>
            <w:shd w:val="clear" w:fill="FFFFFF"/>
          </w:rPr>
          <w:t>沿同一方向擦拭表面五次</w:t>
        </w:r>
      </w:ins>
      <w:del w:id="689" w:author="WPS_1704800824" w:date="2026-09-14T10:17:16Z">
        <w:r>
          <w:rPr>
            <w:rFonts w:hint="default"/>
            <w:color w:val="auto"/>
            <w:highlight w:val="none"/>
          </w:rPr>
          <w:delText>擦拭设备外部</w:delText>
        </w:r>
      </w:del>
      <w:r>
        <w:rPr>
          <w:rFonts w:hint="default"/>
          <w:color w:val="auto"/>
          <w:highlight w:val="none"/>
        </w:rPr>
        <w:t>。</w:t>
      </w:r>
    </w:p>
    <w:p w14:paraId="4ED93DB0">
      <w:pPr>
        <w:rPr>
          <w:rFonts w:hint="default"/>
          <w:color w:val="auto"/>
          <w:highlight w:val="none"/>
        </w:rPr>
      </w:pPr>
      <w:r>
        <w:rPr>
          <w:rFonts w:hint="default"/>
          <w:color w:val="auto"/>
          <w:highlight w:val="none"/>
        </w:rPr>
        <w:t>（2）用一次性干布擦去多余的消毒剂。</w:t>
      </w:r>
    </w:p>
    <w:p w14:paraId="4CF9AFA5">
      <w:pPr>
        <w:pStyle w:val="35"/>
        <w:numPr>
          <w:ilvl w:val="0"/>
          <w:numId w:val="0"/>
        </w:numPr>
        <w:ind w:leftChars="0"/>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23" name="图片 23"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23" name="图片 23"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0F78781C">
      <w:pPr>
        <w:rPr>
          <w:rFonts w:hint="default"/>
          <w:color w:val="auto"/>
          <w:highlight w:val="none"/>
          <w:lang w:val="en-US" w:eastAsia="zh-CN"/>
        </w:rPr>
      </w:pPr>
      <w:r>
        <w:rPr>
          <w:rFonts w:hint="default"/>
          <w:color w:val="auto"/>
          <w:highlight w:val="none"/>
        </w:rPr>
        <w:t>设备仅在机壳完全干燥后方可使用，以确保无水分进入设备内部。</w:t>
      </w:r>
    </w:p>
    <w:p w14:paraId="78C9C165">
      <w:pPr>
        <w:pStyle w:val="3"/>
        <w:spacing w:before="120" w:after="120"/>
        <w:rPr>
          <w:rFonts w:hint="eastAsia" w:ascii="Times New Roman" w:hAnsi="Times New Roman" w:eastAsia="SimSun"/>
          <w:color w:val="auto"/>
          <w:sz w:val="24"/>
          <w:highlight w:val="none"/>
          <w:lang w:val="en-US" w:eastAsia="zh-CN"/>
        </w:rPr>
      </w:pPr>
      <w:r>
        <w:rPr>
          <w:rFonts w:hint="eastAsia" w:ascii="Times New Roman" w:hAnsi="Times New Roman" w:eastAsia="SimSun"/>
          <w:color w:val="auto"/>
          <w:sz w:val="24"/>
          <w:highlight w:val="none"/>
          <w:lang w:val="en-US" w:eastAsia="zh-CN"/>
        </w:rPr>
        <w:t>6.3湿化器</w:t>
      </w:r>
    </w:p>
    <w:p w14:paraId="513021D0">
      <w:pPr>
        <w:rPr>
          <w:rFonts w:hint="default"/>
          <w:color w:val="auto"/>
          <w:highlight w:val="none"/>
          <w:lang w:val="en-US" w:eastAsia="zh-CN"/>
        </w:rPr>
      </w:pPr>
      <w:r>
        <w:rPr>
          <w:rFonts w:hint="eastAsia"/>
          <w:color w:val="auto"/>
          <w:highlight w:val="none"/>
          <w:lang w:val="en-US" w:eastAsia="zh-CN"/>
        </w:rPr>
        <w:t>6.3.1清洁湿化器</w:t>
      </w:r>
    </w:p>
    <w:p w14:paraId="5182B855">
      <w:pPr>
        <w:rPr>
          <w:rFonts w:hint="eastAsia"/>
          <w:color w:val="auto"/>
          <w:highlight w:val="none"/>
          <w:lang w:val="en-US" w:eastAsia="zh-CN"/>
        </w:rPr>
      </w:pPr>
      <w:r>
        <w:rPr>
          <w:rFonts w:hint="eastAsia"/>
          <w:color w:val="auto"/>
          <w:highlight w:val="none"/>
          <w:lang w:val="en-US" w:eastAsia="zh-CN"/>
        </w:rPr>
        <w:t>（1）打开水箱盖：如图所示，松开锁扣并打开水箱。</w:t>
      </w:r>
    </w:p>
    <w:p w14:paraId="03DD2AD9">
      <w:pPr>
        <w:rPr>
          <w:rFonts w:hint="default"/>
          <w:color w:val="auto"/>
          <w:highlight w:val="none"/>
          <w:lang w:val="en-US" w:eastAsia="zh-CN"/>
        </w:rPr>
      </w:pPr>
      <w:r>
        <w:rPr>
          <w:color w:val="auto"/>
          <w:sz w:val="24"/>
          <w:highlight w:val="none"/>
        </w:rPr>
        <mc:AlternateContent>
          <mc:Choice Requires="wps">
            <w:drawing>
              <wp:anchor distT="0" distB="0" distL="114300" distR="114300" simplePos="0" relativeHeight="251667456" behindDoc="0" locked="0" layoutInCell="1" allowOverlap="1">
                <wp:simplePos x="0" y="0"/>
                <wp:positionH relativeFrom="column">
                  <wp:posOffset>928370</wp:posOffset>
                </wp:positionH>
                <wp:positionV relativeFrom="paragraph">
                  <wp:posOffset>345440</wp:posOffset>
                </wp:positionV>
                <wp:extent cx="245745" cy="425450"/>
                <wp:effectExtent l="12700" t="7620" r="20955" b="24130"/>
                <wp:wrapNone/>
                <wp:docPr id="13" name="左弧形箭头 13"/>
                <wp:cNvGraphicFramePr/>
                <a:graphic xmlns:a="http://schemas.openxmlformats.org/drawingml/2006/main">
                  <a:graphicData uri="http://schemas.microsoft.com/office/word/2010/wordprocessingShape">
                    <wps:wsp>
                      <wps:cNvSpPr/>
                      <wps:spPr>
                        <a:xfrm rot="10800000">
                          <a:off x="0" y="0"/>
                          <a:ext cx="245745" cy="425450"/>
                        </a:xfrm>
                        <a:prstGeom prst="curv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左弧形箭头 13" o:spid="_x0000_s1026" o:spt="102" type="#_x0000_t102" style="position:absolute;left:0pt;margin-left:73.1pt;margin-top:27.2pt;height:33.5pt;width:19.35pt;rotation:11796480f;z-index:251667456;v-text-anchor:middle;mso-width-relative:page;mso-height-relative:page;" fillcolor="#4F81BD [3204]" filled="t" stroked="t" coordsize="21600,21600" o:gfxdata="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IhAX22gAAAAoBAAAPAAAAAAAAAAEAIAAAACIAAABkcnMvZG93bnJldi54bWxQSwECFAAU&#10;AAAACACHTuJAvm8GvZoCAAAkBQAADgAAAAAAAAABACAAAAApAQAAZHJzL2Uyb0RvYy54bWxQSwUG&#10;AAAAAAYABgBZAQAANQYAAAAA&#10;" adj="15362,20040,16200">
                <v:fill on="t" focussize="0,0"/>
                <v:stroke weight="2pt" color="#376092 [2404]" joinstyle="round"/>
                <v:imagedata o:title=""/>
                <o:lock v:ext="edit" aspectratio="f"/>
              </v:shape>
            </w:pict>
          </mc:Fallback>
        </mc:AlternateContent>
      </w:r>
      <w:r>
        <w:rPr>
          <w:color w:val="auto"/>
          <w:highlight w:val="none"/>
        </w:rPr>
        <w:drawing>
          <wp:inline distT="0" distB="0" distL="114300" distR="114300">
            <wp:extent cx="1260475" cy="1279525"/>
            <wp:effectExtent l="0" t="0" r="3175" b="95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8"/>
                    <a:stretch>
                      <a:fillRect/>
                    </a:stretch>
                  </pic:blipFill>
                  <pic:spPr>
                    <a:xfrm rot="16200000">
                      <a:off x="0" y="0"/>
                      <a:ext cx="1260475" cy="1279525"/>
                    </a:xfrm>
                    <a:prstGeom prst="rect">
                      <a:avLst/>
                    </a:prstGeom>
                    <a:noFill/>
                    <a:ln>
                      <a:noFill/>
                    </a:ln>
                  </pic:spPr>
                </pic:pic>
              </a:graphicData>
            </a:graphic>
          </wp:inline>
        </w:drawing>
      </w:r>
    </w:p>
    <w:p w14:paraId="3D5A9864">
      <w:pPr>
        <w:rPr>
          <w:rFonts w:hint="eastAsia"/>
          <w:color w:val="auto"/>
          <w:highlight w:val="none"/>
          <w:lang w:val="en-US" w:eastAsia="zh-CN"/>
        </w:rPr>
      </w:pPr>
      <w:r>
        <w:rPr>
          <w:rFonts w:hint="eastAsia"/>
          <w:color w:val="auto"/>
          <w:highlight w:val="none"/>
          <w:lang w:val="en-US" w:eastAsia="zh-CN"/>
        </w:rPr>
        <w:t>（2）用自来水冲洗至少2分钟。</w:t>
      </w:r>
    </w:p>
    <w:p w14:paraId="60299F9A">
      <w:pPr>
        <w:rPr>
          <w:rFonts w:hint="eastAsia"/>
          <w:color w:val="auto"/>
          <w:highlight w:val="none"/>
          <w:lang w:val="en-US" w:eastAsia="zh-CN"/>
        </w:rPr>
      </w:pPr>
      <w:r>
        <w:rPr>
          <w:rFonts w:hint="eastAsia"/>
          <w:color w:val="auto"/>
          <w:highlight w:val="none"/>
          <w:lang w:val="en-US" w:eastAsia="zh-CN"/>
        </w:rPr>
        <w:t>（3）使水箱在洗涤剂中浸泡至少5分钟。用软毛刷清洗水箱至少1分钟，特别注意所有的缝隙和空腔。</w:t>
      </w:r>
    </w:p>
    <w:p w14:paraId="0A2B38FD">
      <w:pPr>
        <w:rPr>
          <w:rFonts w:hint="eastAsia"/>
          <w:color w:val="auto"/>
          <w:highlight w:val="none"/>
          <w:lang w:val="en-US" w:eastAsia="zh-CN"/>
        </w:rPr>
      </w:pPr>
      <w:r>
        <w:rPr>
          <w:rFonts w:hint="eastAsia"/>
          <w:color w:val="auto"/>
          <w:highlight w:val="none"/>
          <w:lang w:val="en-US" w:eastAsia="zh-CN"/>
        </w:rPr>
        <w:t>洗涤剂：Alconox</w:t>
      </w:r>
    </w:p>
    <w:p w14:paraId="0EED244A">
      <w:pPr>
        <w:rPr>
          <w:rFonts w:hint="eastAsia"/>
          <w:color w:val="auto"/>
          <w:highlight w:val="none"/>
          <w:lang w:val="en-US" w:eastAsia="zh-CN"/>
        </w:rPr>
      </w:pPr>
      <w:r>
        <w:rPr>
          <w:rFonts w:hint="eastAsia"/>
          <w:color w:val="auto"/>
          <w:highlight w:val="none"/>
          <w:lang w:val="en-US" w:eastAsia="zh-CN"/>
        </w:rPr>
        <w:t>浓度：1:100</w:t>
      </w:r>
    </w:p>
    <w:p w14:paraId="12DE7DE6">
      <w:pPr>
        <w:rPr>
          <w:rFonts w:hint="eastAsia"/>
          <w:color w:val="auto"/>
          <w:highlight w:val="none"/>
          <w:lang w:val="en-US" w:eastAsia="zh-CN"/>
        </w:rPr>
      </w:pPr>
      <w:r>
        <w:rPr>
          <w:rFonts w:hint="eastAsia"/>
          <w:color w:val="auto"/>
          <w:highlight w:val="none"/>
          <w:lang w:val="en-US" w:eastAsia="zh-CN"/>
        </w:rPr>
        <w:t>温度：45℃至60℃</w:t>
      </w:r>
    </w:p>
    <w:p w14:paraId="17C6A36B">
      <w:pPr>
        <w:rPr>
          <w:rFonts w:hint="eastAsia"/>
          <w:color w:val="auto"/>
          <w:highlight w:val="none"/>
          <w:lang w:val="en-US" w:eastAsia="zh-CN"/>
        </w:rPr>
      </w:pPr>
      <w:r>
        <w:rPr>
          <w:rFonts w:hint="eastAsia"/>
          <w:color w:val="auto"/>
          <w:highlight w:val="none"/>
          <w:lang w:val="en-US" w:eastAsia="zh-CN"/>
        </w:rPr>
        <w:t>（4）用自来水冲洗5分钟。用软布擦干或远离阳光直射晾干。</w:t>
      </w:r>
    </w:p>
    <w:p w14:paraId="23784EDA">
      <w:pPr>
        <w:rPr>
          <w:rFonts w:hint="eastAsia"/>
          <w:color w:val="auto"/>
          <w:highlight w:val="none"/>
          <w:lang w:val="en-US" w:eastAsia="zh-CN"/>
        </w:rPr>
      </w:pPr>
      <w:r>
        <w:rPr>
          <w:rFonts w:hint="eastAsia"/>
          <w:color w:val="auto"/>
          <w:highlight w:val="none"/>
          <w:lang w:val="en-US" w:eastAsia="zh-CN"/>
        </w:rPr>
        <w:t>（5）水箱晾干后，盖上水箱的盖子，然后将水箱重新装回呼吸机上。</w:t>
      </w:r>
    </w:p>
    <w:p w14:paraId="2514B5AF">
      <w:pPr>
        <w:rPr>
          <w:rFonts w:hint="eastAsia"/>
          <w:color w:val="auto"/>
          <w:highlight w:val="none"/>
          <w:lang w:val="en-US" w:eastAsia="zh-CN"/>
        </w:rPr>
      </w:pPr>
      <w:r>
        <w:rPr>
          <w:color w:val="auto"/>
          <w:sz w:val="24"/>
          <w:highlight w:val="none"/>
        </w:rPr>
        <mc:AlternateContent>
          <mc:Choice Requires="wps">
            <w:drawing>
              <wp:anchor distT="0" distB="0" distL="114300" distR="114300" simplePos="0" relativeHeight="251668480" behindDoc="0" locked="0" layoutInCell="1" allowOverlap="1">
                <wp:simplePos x="0" y="0"/>
                <wp:positionH relativeFrom="column">
                  <wp:posOffset>3583940</wp:posOffset>
                </wp:positionH>
                <wp:positionV relativeFrom="paragraph">
                  <wp:posOffset>528320</wp:posOffset>
                </wp:positionV>
                <wp:extent cx="194310" cy="291465"/>
                <wp:effectExtent l="12700" t="12700" r="13335" b="21590"/>
                <wp:wrapNone/>
                <wp:docPr id="16" name="下箭头 16"/>
                <wp:cNvGraphicFramePr/>
                <a:graphic xmlns:a="http://schemas.openxmlformats.org/drawingml/2006/main">
                  <a:graphicData uri="http://schemas.microsoft.com/office/word/2010/wordprocessingShape">
                    <wps:wsp>
                      <wps:cNvSpPr/>
                      <wps:spPr>
                        <a:xfrm rot="5400000">
                          <a:off x="0" y="0"/>
                          <a:ext cx="194310" cy="29146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16" o:spid="_x0000_s1026" o:spt="67" type="#_x0000_t67" style="position:absolute;left:0pt;margin-left:282.2pt;margin-top:41.6pt;height:22.95pt;width:15.3pt;rotation:5898240f;z-index:251668480;v-text-anchor:middle;mso-width-relative:page;mso-height-relative:page;" fillcolor="#4F81BD [3204]" filled="t" stroked="t" coordsize="21600,21600" o:gfxdata="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6H2anVAAAACgEAAA8AAAAA&#10;AAAAAQAgAAAAIgAAAGRycy9kb3ducmV2LnhtbFBLAQIUABQAAAAIAIdO4kCYS8FSiQIAABYFAAAO&#10;AAAAAAAAAAEAIAAAACQBAABkcnMvZTJvRG9jLnhtbFBLBQYAAAAABgAGAFkBAAAfBgAAAAA=&#10;" adj="14400,5400">
                <v:fill on="t" focussize="0,0"/>
                <v:stroke weight="2pt" color="#376092 [2404]" joinstyle="round"/>
                <v:imagedata o:title=""/>
                <o:lock v:ext="edit" aspectratio="f"/>
              </v:shape>
            </w:pict>
          </mc:Fallback>
        </mc:AlternateContent>
      </w:r>
      <w:r>
        <w:rPr>
          <w:color w:val="auto"/>
          <w:sz w:val="24"/>
          <w:highlight w:val="none"/>
        </w:rPr>
        <mc:AlternateContent>
          <mc:Choice Requires="wps">
            <w:drawing>
              <wp:anchor distT="0" distB="0" distL="114300" distR="114300" simplePos="0" relativeHeight="251669504" behindDoc="0" locked="0" layoutInCell="1" allowOverlap="1">
                <wp:simplePos x="0" y="0"/>
                <wp:positionH relativeFrom="column">
                  <wp:posOffset>872490</wp:posOffset>
                </wp:positionH>
                <wp:positionV relativeFrom="paragraph">
                  <wp:posOffset>469900</wp:posOffset>
                </wp:positionV>
                <wp:extent cx="237490" cy="425450"/>
                <wp:effectExtent l="12700" t="12700" r="16510" b="19050"/>
                <wp:wrapNone/>
                <wp:docPr id="19" name="左弧形箭头 19"/>
                <wp:cNvGraphicFramePr/>
                <a:graphic xmlns:a="http://schemas.openxmlformats.org/drawingml/2006/main">
                  <a:graphicData uri="http://schemas.microsoft.com/office/word/2010/wordprocessingShape">
                    <wps:wsp>
                      <wps:cNvSpPr/>
                      <wps:spPr>
                        <a:xfrm flipH="1">
                          <a:off x="0" y="0"/>
                          <a:ext cx="237490" cy="425450"/>
                        </a:xfrm>
                        <a:prstGeom prst="curv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左弧形箭头 19" o:spid="_x0000_s1026" o:spt="102" type="#_x0000_t102" style="position:absolute;left:0pt;flip:x;margin-left:68.7pt;margin-top:37pt;height:33.5pt;width:18.7pt;z-index:251669504;v-text-anchor:middle;mso-width-relative:page;mso-height-relative:page;" fillcolor="#4F81BD [3204]" filled="t" stroked="t" coordsize="21600,21600" o:gfxdata="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ToUJidgAAAAKAQAADwAAAAAAAAABACAAAAAiAAAAZHJzL2Rvd25yZXYueG1sUEsBAhQAFAAAAAgA&#10;h07iQOvJojuXAgAAHwUAAA4AAAAAAAAAAQAgAAAAJwEAAGRycy9lMm9Eb2MueG1sUEsFBgAAAAAG&#10;AAYAWQEAADAGAAAAAA==&#10;" adj="15571,20093,16200">
                <v:fill on="t" focussize="0,0"/>
                <v:stroke weight="2pt" color="#376092 [2404]" joinstyle="round"/>
                <v:imagedata o:title=""/>
                <o:lock v:ext="edit" aspectratio="f"/>
              </v:shape>
            </w:pict>
          </mc:Fallback>
        </mc:AlternateContent>
      </w:r>
      <w:r>
        <w:rPr>
          <w:color w:val="auto"/>
          <w:highlight w:val="none"/>
        </w:rPr>
        <w:drawing>
          <wp:inline distT="0" distB="0" distL="114300" distR="114300">
            <wp:extent cx="1260475" cy="1279525"/>
            <wp:effectExtent l="0" t="0" r="3175" b="952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8"/>
                    <a:stretch>
                      <a:fillRect/>
                    </a:stretch>
                  </pic:blipFill>
                  <pic:spPr>
                    <a:xfrm rot="16200000">
                      <a:off x="0" y="0"/>
                      <a:ext cx="1260475" cy="1279525"/>
                    </a:xfrm>
                    <a:prstGeom prst="rect">
                      <a:avLst/>
                    </a:prstGeom>
                    <a:noFill/>
                    <a:ln>
                      <a:noFill/>
                    </a:ln>
                  </pic:spPr>
                </pic:pic>
              </a:graphicData>
            </a:graphic>
          </wp:inline>
        </w:drawing>
      </w:r>
      <w:r>
        <w:rPr>
          <w:rFonts w:hint="eastAsia"/>
          <w:color w:val="auto"/>
          <w:highlight w:val="none"/>
          <w:lang w:val="en-US" w:eastAsia="zh-CN"/>
        </w:rPr>
        <w:t xml:space="preserve">       </w:t>
      </w:r>
      <w:r>
        <w:rPr>
          <w:color w:val="auto"/>
          <w:highlight w:val="none"/>
        </w:rPr>
        <w:drawing>
          <wp:inline distT="0" distB="0" distL="114300" distR="114300">
            <wp:extent cx="1393190" cy="3042285"/>
            <wp:effectExtent l="0" t="0" r="5715" b="381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7"/>
                    <a:stretch>
                      <a:fillRect/>
                    </a:stretch>
                  </pic:blipFill>
                  <pic:spPr>
                    <a:xfrm rot="16200000">
                      <a:off x="0" y="0"/>
                      <a:ext cx="1393190" cy="3042285"/>
                    </a:xfrm>
                    <a:prstGeom prst="rect">
                      <a:avLst/>
                    </a:prstGeom>
                    <a:noFill/>
                    <a:ln>
                      <a:noFill/>
                    </a:ln>
                  </pic:spPr>
                </pic:pic>
              </a:graphicData>
            </a:graphic>
          </wp:inline>
        </w:drawing>
      </w:r>
    </w:p>
    <w:p w14:paraId="2B505154">
      <w:pPr>
        <w:pStyle w:val="35"/>
        <w:numPr>
          <w:ilvl w:val="0"/>
          <w:numId w:val="0"/>
        </w:numPr>
        <w:ind w:leftChars="0"/>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8" name="图片 8"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8" name="图片 8"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6062360F">
      <w:pPr>
        <w:pStyle w:val="35"/>
        <w:numPr>
          <w:ilvl w:val="0"/>
          <w:numId w:val="12"/>
        </w:numPr>
        <w:ind w:firstLineChars="0"/>
        <w:rPr>
          <w:rFonts w:hint="default" w:cs="Times New Roman"/>
          <w:color w:val="auto"/>
          <w:highlight w:val="none"/>
          <w:lang w:val="en-US" w:eastAsia="zh-CN"/>
        </w:rPr>
      </w:pPr>
      <w:r>
        <w:rPr>
          <w:rFonts w:hint="eastAsia" w:cs="Times New Roman"/>
          <w:color w:val="auto"/>
          <w:highlight w:val="none"/>
          <w:lang w:val="en-US" w:eastAsia="zh-CN"/>
        </w:rPr>
        <w:t>水箱中的水冷却后再清洁，确保没有水进入设备。</w:t>
      </w:r>
    </w:p>
    <w:p w14:paraId="1B59C8EE">
      <w:pPr>
        <w:pStyle w:val="35"/>
        <w:numPr>
          <w:ilvl w:val="0"/>
          <w:numId w:val="12"/>
        </w:numPr>
        <w:ind w:firstLineChars="0"/>
        <w:rPr>
          <w:rFonts w:hint="eastAsia" w:cs="Times New Roman"/>
          <w:color w:val="auto"/>
          <w:highlight w:val="none"/>
          <w:lang w:val="en-US" w:eastAsia="zh-CN"/>
        </w:rPr>
      </w:pPr>
      <w:r>
        <w:rPr>
          <w:rFonts w:hint="eastAsia" w:cs="Times New Roman"/>
          <w:color w:val="auto"/>
          <w:highlight w:val="none"/>
          <w:lang w:val="en-US" w:eastAsia="zh-CN"/>
        </w:rPr>
        <w:t>清洁后，用清水彻底冲洗零件，确保没有清洁剂残留物；然后用软布擦干，以防止石灰质沉积物的积累。</w:t>
      </w:r>
    </w:p>
    <w:p w14:paraId="34D92E72">
      <w:pPr>
        <w:pStyle w:val="35"/>
        <w:numPr>
          <w:ilvl w:val="0"/>
          <w:numId w:val="12"/>
        </w:numPr>
        <w:ind w:firstLineChars="0"/>
        <w:rPr>
          <w:rFonts w:hint="eastAsia" w:cs="Times New Roman"/>
          <w:color w:val="auto"/>
          <w:highlight w:val="none"/>
          <w:lang w:val="en-US" w:eastAsia="zh-CN"/>
        </w:rPr>
      </w:pPr>
      <w:r>
        <w:rPr>
          <w:rFonts w:hint="eastAsia" w:cs="Times New Roman"/>
          <w:color w:val="auto"/>
          <w:highlight w:val="none"/>
          <w:lang w:val="en-US" w:eastAsia="zh-CN"/>
        </w:rPr>
        <w:t>每次清洁后请检查水箱是否有任何泄漏或损坏。如果有任何损坏，请更换水箱。</w:t>
      </w:r>
    </w:p>
    <w:p w14:paraId="03C4207E">
      <w:pPr>
        <w:pStyle w:val="35"/>
        <w:numPr>
          <w:ilvl w:val="0"/>
          <w:numId w:val="12"/>
        </w:numPr>
        <w:ind w:firstLineChars="0"/>
        <w:rPr>
          <w:rFonts w:hint="default" w:cs="Times New Roman"/>
          <w:color w:val="auto"/>
          <w:highlight w:val="none"/>
          <w:lang w:val="en-US" w:eastAsia="zh-CN"/>
        </w:rPr>
      </w:pPr>
      <w:r>
        <w:rPr>
          <w:rFonts w:hint="eastAsia" w:cs="Times New Roman"/>
          <w:color w:val="auto"/>
          <w:highlight w:val="none"/>
          <w:lang w:val="en-US" w:eastAsia="zh-CN"/>
        </w:rPr>
        <w:t>每天清洁水箱并换水有助于防止霉菌和细菌生长</w:t>
      </w:r>
      <w:r>
        <w:rPr>
          <w:rFonts w:hint="default" w:ascii="Times New Roman" w:hAnsi="Times New Roman" w:cs="Times New Roman"/>
          <w:color w:val="auto"/>
          <w:highlight w:val="none"/>
        </w:rPr>
        <w:t>。</w:t>
      </w:r>
    </w:p>
    <w:p w14:paraId="6A94CF4A">
      <w:pPr>
        <w:rPr>
          <w:rFonts w:hint="eastAsia" w:cs="Times New Roman"/>
          <w:color w:val="auto"/>
          <w:sz w:val="24"/>
          <w:highlight w:val="none"/>
          <w:lang w:val="en-US" w:eastAsia="zh-CN"/>
        </w:rPr>
      </w:pPr>
      <w:r>
        <w:rPr>
          <w:rFonts w:hint="eastAsia" w:ascii="Times New Roman" w:hAnsi="Times New Roman" w:eastAsia="SimSun" w:cs="Times New Roman"/>
          <w:color w:val="auto"/>
          <w:sz w:val="24"/>
          <w:highlight w:val="none"/>
          <w:lang w:val="en-US" w:eastAsia="zh-CN"/>
        </w:rPr>
        <w:t>6.3.2</w:t>
      </w:r>
      <w:r>
        <w:rPr>
          <w:rFonts w:hint="eastAsia" w:cs="Times New Roman"/>
          <w:color w:val="auto"/>
          <w:sz w:val="24"/>
          <w:highlight w:val="none"/>
          <w:lang w:val="en-US" w:eastAsia="zh-CN"/>
        </w:rPr>
        <w:t>消毒湿化器</w:t>
      </w:r>
    </w:p>
    <w:p w14:paraId="6611D66D">
      <w:pPr>
        <w:ind w:firstLine="480" w:firstLineChars="200"/>
        <w:rPr>
          <w:rFonts w:hint="default"/>
          <w:color w:val="auto"/>
          <w:highlight w:val="none"/>
        </w:rPr>
      </w:pPr>
      <w:r>
        <w:rPr>
          <w:rFonts w:hint="default"/>
          <w:color w:val="auto"/>
          <w:highlight w:val="none"/>
        </w:rPr>
        <w:t>如果在使用过程中始终遵循上述清洁要求，通常无需对设备进行消毒。</w:t>
      </w:r>
    </w:p>
    <w:p w14:paraId="69F271E8">
      <w:pPr>
        <w:ind w:firstLine="480" w:firstLineChars="200"/>
        <w:rPr>
          <w:rFonts w:hint="default"/>
          <w:color w:val="auto"/>
          <w:highlight w:val="none"/>
        </w:rPr>
      </w:pPr>
      <w:r>
        <w:rPr>
          <w:rFonts w:hint="default"/>
          <w:color w:val="auto"/>
          <w:highlight w:val="none"/>
        </w:rPr>
        <w:t>当设备受到污染或在临床环境中使用时，应按照以下消毒方法对湿化器进行消毒。</w:t>
      </w:r>
    </w:p>
    <w:p w14:paraId="1930BCBE">
      <w:pPr>
        <w:rPr>
          <w:del w:id="690" w:author="WPS_1704800824" w:date="2026-08-27T12:03:36Z"/>
          <w:rFonts w:hint="default"/>
          <w:color w:val="auto"/>
          <w:highlight w:val="none"/>
        </w:rPr>
      </w:pPr>
      <w:del w:id="691" w:author="WPS_1704800824" w:date="2026-08-27T12:03:36Z">
        <w:r>
          <w:rPr>
            <w:rFonts w:hint="default"/>
            <w:color w:val="auto"/>
            <w:highlight w:val="none"/>
          </w:rPr>
          <w:delText>每次消毒时，可选择以下方法之一。</w:delText>
        </w:r>
      </w:del>
    </w:p>
    <w:p w14:paraId="0B98BCFC">
      <w:pPr>
        <w:rPr>
          <w:del w:id="692" w:author="WPS_1704800824" w:date="2026-08-27T12:03:36Z"/>
          <w:rFonts w:hint="default"/>
          <w:color w:val="auto"/>
          <w:highlight w:val="none"/>
        </w:rPr>
      </w:pPr>
      <w:del w:id="693" w:author="WPS_1704800824" w:date="2026-08-27T12:03:36Z">
        <w:r>
          <w:rPr>
            <w:rFonts w:hint="default"/>
            <w:color w:val="auto"/>
            <w:highlight w:val="none"/>
          </w:rPr>
          <w:delText>6.3.2.1 化学消毒：</w:delText>
        </w:r>
      </w:del>
    </w:p>
    <w:p w14:paraId="45C253CC">
      <w:pPr>
        <w:rPr>
          <w:rFonts w:hint="default"/>
          <w:color w:val="auto"/>
          <w:highlight w:val="none"/>
        </w:rPr>
      </w:pPr>
      <w:r>
        <w:rPr>
          <w:rFonts w:hint="default"/>
          <w:color w:val="auto"/>
          <w:highlight w:val="none"/>
        </w:rPr>
        <w:t>（1）按照清洁说明清洁湿化器。</w:t>
      </w:r>
    </w:p>
    <w:p w14:paraId="702B34F9">
      <w:pPr>
        <w:rPr>
          <w:rFonts w:hint="default"/>
          <w:color w:val="auto"/>
          <w:highlight w:val="none"/>
        </w:rPr>
      </w:pPr>
      <w:r>
        <w:rPr>
          <w:rFonts w:hint="default"/>
          <w:color w:val="auto"/>
          <w:highlight w:val="none"/>
        </w:rPr>
        <w:t>（2）将0.55%的邻苯二甲醛溶液倒入塑料容器中，将湿化器完全浸没。</w:t>
      </w:r>
    </w:p>
    <w:p w14:paraId="2C2D986F">
      <w:pPr>
        <w:rPr>
          <w:rFonts w:hint="default"/>
          <w:color w:val="auto"/>
          <w:highlight w:val="none"/>
        </w:rPr>
      </w:pPr>
      <w:r>
        <w:rPr>
          <w:rFonts w:hint="default"/>
          <w:color w:val="auto"/>
          <w:highlight w:val="none"/>
        </w:rPr>
        <w:t>（3）在0.55%的邻苯二甲醛溶液中浸泡12分钟。</w:t>
      </w:r>
    </w:p>
    <w:p w14:paraId="22C2507C">
      <w:pPr>
        <w:rPr>
          <w:rFonts w:hint="default"/>
          <w:color w:val="auto"/>
          <w:highlight w:val="none"/>
        </w:rPr>
      </w:pPr>
      <w:r>
        <w:rPr>
          <w:rFonts w:hint="default"/>
          <w:color w:val="auto"/>
          <w:highlight w:val="none"/>
        </w:rPr>
        <w:t>（4）用8升流水冲洗湿化器3次，以去除残留的消毒剂。</w:t>
      </w:r>
    </w:p>
    <w:p w14:paraId="6151D6B6">
      <w:pPr>
        <w:rPr>
          <w:rFonts w:hint="default"/>
          <w:color w:val="auto"/>
          <w:highlight w:val="none"/>
        </w:rPr>
      </w:pPr>
      <w:r>
        <w:rPr>
          <w:rFonts w:hint="default"/>
          <w:color w:val="auto"/>
          <w:highlight w:val="none"/>
        </w:rPr>
        <w:t>（5）用软布擦干或在避免阳光直射处风干。</w:t>
      </w:r>
    </w:p>
    <w:p w14:paraId="630B1FF3">
      <w:pPr>
        <w:rPr>
          <w:del w:id="694" w:author="WPS_1704800824" w:date="2026-08-27T12:03:40Z"/>
          <w:rFonts w:hint="default"/>
          <w:color w:val="auto"/>
          <w:highlight w:val="none"/>
        </w:rPr>
      </w:pPr>
      <w:del w:id="695" w:author="WPS_1704800824" w:date="2026-08-27T12:03:40Z">
        <w:r>
          <w:rPr>
            <w:rFonts w:hint="default"/>
            <w:color w:val="auto"/>
            <w:highlight w:val="none"/>
          </w:rPr>
          <w:delText>6.3.2.2 热力消毒（90°C至92°C热水）：</w:delText>
        </w:r>
      </w:del>
    </w:p>
    <w:p w14:paraId="7A56F89F">
      <w:pPr>
        <w:rPr>
          <w:del w:id="696" w:author="WPS_1704800824" w:date="2026-08-27T12:03:40Z"/>
          <w:rFonts w:hint="default"/>
          <w:color w:val="auto"/>
          <w:highlight w:val="none"/>
        </w:rPr>
      </w:pPr>
      <w:del w:id="697" w:author="WPS_1704800824" w:date="2026-08-27T12:03:40Z">
        <w:r>
          <w:rPr>
            <w:rFonts w:hint="default"/>
            <w:color w:val="auto"/>
            <w:highlight w:val="none"/>
          </w:rPr>
          <w:delText>（1）按照清洁说明清洁湿化器。</w:delText>
        </w:r>
      </w:del>
    </w:p>
    <w:p w14:paraId="24E59375">
      <w:pPr>
        <w:rPr>
          <w:del w:id="698" w:author="WPS_1704800824" w:date="2026-08-27T12:03:40Z"/>
          <w:rFonts w:hint="default"/>
          <w:color w:val="auto"/>
          <w:highlight w:val="none"/>
        </w:rPr>
      </w:pPr>
      <w:del w:id="699" w:author="WPS_1704800824" w:date="2026-08-27T12:03:40Z">
        <w:r>
          <w:rPr>
            <w:rFonts w:hint="default"/>
            <w:color w:val="auto"/>
            <w:highlight w:val="none"/>
          </w:rPr>
          <w:delText>（2）打开湿化器盖，然后将湿化器浸入水箱中。将水加热至90°C–92°C，浸泡5分钟。</w:delText>
        </w:r>
      </w:del>
    </w:p>
    <w:p w14:paraId="229E9C28">
      <w:pPr>
        <w:rPr>
          <w:del w:id="700" w:author="WPS_1704800824" w:date="2026-08-27T12:03:40Z"/>
          <w:rFonts w:hint="default"/>
          <w:color w:val="auto"/>
          <w:highlight w:val="none"/>
        </w:rPr>
      </w:pPr>
      <w:del w:id="701" w:author="WPS_1704800824" w:date="2026-08-27T12:03:40Z">
        <w:r>
          <w:rPr>
            <w:rFonts w:hint="default"/>
            <w:color w:val="auto"/>
            <w:highlight w:val="none"/>
          </w:rPr>
          <w:delText>（3）用软布擦干或在避免阳光直射处风干。</w:delText>
        </w:r>
      </w:del>
    </w:p>
    <w:p w14:paraId="0A065F46">
      <w:pPr>
        <w:pStyle w:val="35"/>
        <w:numPr>
          <w:ilvl w:val="0"/>
          <w:numId w:val="0"/>
        </w:numPr>
        <w:ind w:leftChars="0"/>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63" name="图片 63"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63" name="图片 63"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2E6D8617">
      <w:pPr>
        <w:pStyle w:val="35"/>
        <w:numPr>
          <w:ilvl w:val="0"/>
          <w:numId w:val="12"/>
        </w:numPr>
        <w:adjustRightInd w:val="0"/>
        <w:ind w:left="0" w:firstLine="0" w:firstLineChars="0"/>
        <w:rPr>
          <w:rFonts w:hint="default"/>
          <w:color w:val="auto"/>
          <w:highlight w:val="none"/>
        </w:rPr>
      </w:pPr>
      <w:r>
        <w:rPr>
          <w:rFonts w:hint="default"/>
          <w:color w:val="auto"/>
          <w:highlight w:val="none"/>
        </w:rPr>
        <w:t>消毒剂可能会损坏材料表面并缩短部件的使用寿命。请遵循消毒剂说明书，选择最合适的类型，并遵守制造商的建议。</w:t>
      </w:r>
    </w:p>
    <w:p w14:paraId="57F7D4F4">
      <w:pPr>
        <w:pStyle w:val="35"/>
        <w:numPr>
          <w:ilvl w:val="0"/>
          <w:numId w:val="12"/>
        </w:numPr>
        <w:adjustRightInd w:val="0"/>
        <w:ind w:left="0" w:firstLine="0" w:firstLineChars="0"/>
        <w:rPr>
          <w:rFonts w:hint="default" w:ascii="Times New Roman" w:hAnsi="Times New Roman" w:eastAsia="SimSun" w:cs="Times New Roman"/>
          <w:color w:val="auto"/>
          <w:sz w:val="24"/>
          <w:highlight w:val="none"/>
          <w:lang w:val="en-US" w:eastAsia="zh-CN"/>
        </w:rPr>
      </w:pPr>
      <w:r>
        <w:rPr>
          <w:rFonts w:hint="default"/>
          <w:color w:val="auto"/>
          <w:highlight w:val="none"/>
        </w:rPr>
        <w:t>消毒后，检查各部件是否有任何损坏迹象。立即更换损坏的部件。</w:t>
      </w:r>
    </w:p>
    <w:p w14:paraId="4D6D2185">
      <w:pPr>
        <w:pStyle w:val="3"/>
        <w:spacing w:before="120" w:after="120" w:line="360" w:lineRule="auto"/>
        <w:rPr>
          <w:rFonts w:hint="default" w:ascii="Times New Roman" w:hAnsi="Times New Roman" w:eastAsia="SimSun" w:cs="Times New Roman"/>
          <w:color w:val="auto"/>
          <w:sz w:val="24"/>
          <w:highlight w:val="none"/>
          <w:lang w:val="en-US" w:eastAsia="zh-CN"/>
        </w:rPr>
      </w:pPr>
      <w:r>
        <w:rPr>
          <w:rFonts w:hint="eastAsia" w:ascii="Times New Roman" w:hAnsi="Times New Roman" w:eastAsia="SimSun" w:cs="Times New Roman"/>
          <w:color w:val="auto"/>
          <w:sz w:val="24"/>
          <w:highlight w:val="none"/>
          <w:lang w:val="en-US" w:eastAsia="zh-CN"/>
        </w:rPr>
        <w:t xml:space="preserve">6.4 </w:t>
      </w:r>
      <w:r>
        <w:rPr>
          <w:rFonts w:hint="default" w:ascii="Times New Roman" w:hAnsi="Times New Roman" w:eastAsia="SimSun" w:cs="Times New Roman"/>
          <w:color w:val="auto"/>
          <w:sz w:val="24"/>
          <w:highlight w:val="none"/>
          <w:lang w:val="en-US" w:eastAsia="zh-CN"/>
        </w:rPr>
        <w:t>更换空气滤芯</w:t>
      </w:r>
    </w:p>
    <w:p w14:paraId="6F584763">
      <w:pPr>
        <w:pStyle w:val="35"/>
        <w:numPr>
          <w:ilvl w:val="0"/>
          <w:numId w:val="0"/>
        </w:numPr>
        <w:ind w:leftChars="0" w:firstLine="480" w:firstLineChars="200"/>
        <w:rPr>
          <w:rFonts w:hint="default" w:cs="Times New Roman"/>
          <w:color w:val="auto"/>
          <w:highlight w:val="none"/>
          <w:lang w:val="en-US" w:eastAsia="zh-CN"/>
        </w:rPr>
      </w:pPr>
      <w:r>
        <w:rPr>
          <w:rFonts w:hint="default" w:cs="Times New Roman"/>
          <w:color w:val="auto"/>
          <w:highlight w:val="none"/>
          <w:lang w:val="en-US" w:eastAsia="zh-CN"/>
        </w:rPr>
        <w:t>使用30天内至少更换一次空气滤芯（视当地空气质量可缩短更换周期，如有破损、开裂请及时更换），拆卸步骤如图5-1所示，安装步骤请查阅4.2的内容。</w:t>
      </w:r>
    </w:p>
    <w:p w14:paraId="66DA2B4F">
      <w:pPr>
        <w:pStyle w:val="35"/>
        <w:numPr>
          <w:ilvl w:val="0"/>
          <w:numId w:val="0"/>
        </w:numPr>
        <w:ind w:leftChars="0"/>
        <w:rPr>
          <w:rFonts w:hint="default"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11" name="图片 11"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11" name="图片 11"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4546B4E6">
      <w:pPr>
        <w:pStyle w:val="35"/>
        <w:numPr>
          <w:ilvl w:val="0"/>
          <w:numId w:val="12"/>
        </w:numPr>
        <w:ind w:firstLineChars="0"/>
        <w:rPr>
          <w:rFonts w:hint="default" w:cs="Times New Roman"/>
          <w:color w:val="auto"/>
          <w:highlight w:val="none"/>
          <w:lang w:val="en-US" w:eastAsia="zh-CN"/>
        </w:rPr>
      </w:pPr>
      <w:r>
        <w:rPr>
          <w:rFonts w:hint="eastAsia"/>
          <w:color w:val="auto"/>
          <w:highlight w:val="none"/>
        </w:rPr>
        <w:t>为避免损坏材料，备用的空气滤芯不能置于阳光直射之下，不能置于潮湿环境和冰冻温度之下的环境中。</w:t>
      </w:r>
    </w:p>
    <w:p w14:paraId="14D18E85">
      <w:pPr>
        <w:pStyle w:val="35"/>
        <w:numPr>
          <w:ilvl w:val="0"/>
          <w:numId w:val="12"/>
        </w:numPr>
        <w:ind w:firstLineChars="0"/>
        <w:rPr>
          <w:rFonts w:hint="default" w:cs="Times New Roman"/>
          <w:color w:val="auto"/>
          <w:highlight w:val="none"/>
          <w:lang w:val="en-US" w:eastAsia="zh-CN"/>
        </w:rPr>
      </w:pPr>
      <w:r>
        <w:rPr>
          <w:rFonts w:hint="default"/>
          <w:color w:val="auto"/>
          <w:highlight w:val="none"/>
        </w:rPr>
        <w:t>空气滤芯</w:t>
      </w:r>
      <w:r>
        <w:rPr>
          <w:rFonts w:hint="eastAsia"/>
          <w:color w:val="auto"/>
          <w:highlight w:val="none"/>
          <w:lang w:val="en-US" w:eastAsia="zh-CN"/>
        </w:rPr>
        <w:t>不可清洗，不可重复使用。</w:t>
      </w:r>
    </w:p>
    <w:p w14:paraId="04446110">
      <w:pPr>
        <w:pStyle w:val="2"/>
        <w:numPr>
          <w:ilvl w:val="0"/>
          <w:numId w:val="0"/>
        </w:numPr>
        <w:spacing w:after="240" w:line="360" w:lineRule="auto"/>
        <w:rPr>
          <w:rFonts w:hint="default" w:ascii="Times New Roman" w:hAnsi="Times New Roman" w:cs="Times New Roman"/>
          <w:color w:val="auto"/>
          <w:sz w:val="30"/>
          <w:highlight w:val="none"/>
        </w:rPr>
      </w:pPr>
      <w:bookmarkStart w:id="47" w:name="_Toc27315"/>
      <w:bookmarkStart w:id="48" w:name="_Toc21155"/>
      <w:r>
        <w:rPr>
          <w:rFonts w:hint="eastAsia" w:cs="Times New Roman"/>
          <w:color w:val="auto"/>
          <w:sz w:val="30"/>
          <w:highlight w:val="none"/>
          <w:lang w:val="en-US" w:eastAsia="zh-CN"/>
        </w:rPr>
        <w:t>七、</w:t>
      </w:r>
      <w:r>
        <w:rPr>
          <w:rFonts w:hint="default" w:ascii="Times New Roman" w:hAnsi="Times New Roman" w:cs="Times New Roman"/>
          <w:color w:val="auto"/>
          <w:sz w:val="30"/>
          <w:highlight w:val="none"/>
        </w:rPr>
        <w:t>携带呼吸机旅行</w:t>
      </w:r>
      <w:bookmarkEnd w:id="47"/>
      <w:bookmarkEnd w:id="48"/>
    </w:p>
    <w:p w14:paraId="31C34EAC">
      <w:pPr>
        <w:pStyle w:val="35"/>
        <w:numPr>
          <w:ilvl w:val="0"/>
          <w:numId w:val="0"/>
        </w:numPr>
        <w:ind w:leftChars="0"/>
        <w:rPr>
          <w:rFonts w:hint="default" w:cs="Times New Roman"/>
          <w:color w:val="auto"/>
          <w:highlight w:val="none"/>
          <w:lang w:val="en-US" w:eastAsia="zh-CN"/>
        </w:rPr>
      </w:pPr>
      <w:r>
        <w:rPr>
          <w:rFonts w:hint="eastAsia" w:cs="Times New Roman"/>
          <w:color w:val="auto"/>
          <w:highlight w:val="none"/>
          <w:lang w:val="en-US" w:eastAsia="zh-CN"/>
        </w:rPr>
        <w:drawing>
          <wp:inline distT="0" distB="0" distL="114300" distR="114300">
            <wp:extent cx="203200" cy="203200"/>
            <wp:effectExtent l="0" t="0" r="0" b="0"/>
            <wp:docPr id="18" name="图片 18" descr="警告"/>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55956&quot;,&quot;origin&quot;:0,&quot;type&quot;:&quot;icons&quot;,&quot;user&quot;:&quot;1574350679&quot;}"/>
                  </s:tag>
                </a:ext>
              </a:extLst>
            </wp:cNvGraphicFramePr>
            <a:graphic xmlns:a="http://schemas.openxmlformats.org/drawingml/2006/main">
              <a:graphicData uri="http://schemas.openxmlformats.org/drawingml/2006/picture">
                <pic:pic xmlns:pic="http://schemas.openxmlformats.org/drawingml/2006/picture">
                  <pic:nvPicPr>
                    <pic:cNvPr id="18" name="图片 18" descr="警告"/>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3200" cy="203200"/>
                    </a:xfrm>
                    <a:prstGeom prst="rect">
                      <a:avLst/>
                    </a:prstGeom>
                  </pic:spPr>
                </pic:pic>
              </a:graphicData>
            </a:graphic>
          </wp:inline>
        </w:drawing>
      </w:r>
      <w:r>
        <w:rPr>
          <w:rFonts w:hint="eastAsia" w:cs="Times New Roman"/>
          <w:color w:val="auto"/>
          <w:highlight w:val="none"/>
          <w:lang w:val="en-US" w:eastAsia="zh-CN"/>
        </w:rPr>
        <w:t xml:space="preserve"> </w:t>
      </w:r>
      <w:r>
        <w:rPr>
          <w:rFonts w:hint="eastAsia" w:cs="Times New Roman"/>
          <w:b/>
          <w:bCs/>
          <w:color w:val="auto"/>
          <w:highlight w:val="none"/>
          <w:lang w:val="en-US" w:eastAsia="zh-CN"/>
        </w:rPr>
        <w:t>注意</w:t>
      </w:r>
    </w:p>
    <w:p w14:paraId="7220588F">
      <w:pPr>
        <w:pStyle w:val="35"/>
        <w:numPr>
          <w:ilvl w:val="0"/>
          <w:numId w:val="12"/>
        </w:numPr>
        <w:ind w:firstLineChars="0"/>
        <w:rPr>
          <w:rFonts w:hint="default"/>
          <w:color w:val="auto"/>
          <w:highlight w:val="none"/>
        </w:rPr>
      </w:pPr>
      <w:r>
        <w:rPr>
          <w:rFonts w:hint="eastAsia"/>
          <w:color w:val="auto"/>
          <w:highlight w:val="none"/>
          <w:lang w:val="en-US" w:eastAsia="zh-CN"/>
        </w:rPr>
        <w:t>在包装呼吸机准备去旅行之前，应彻底清空水箱，避免剩水进入主机。</w:t>
      </w:r>
    </w:p>
    <w:p w14:paraId="57E4B7E4">
      <w:pPr>
        <w:pStyle w:val="35"/>
        <w:numPr>
          <w:ilvl w:val="0"/>
          <w:numId w:val="12"/>
        </w:numPr>
        <w:ind w:firstLineChars="0"/>
        <w:rPr>
          <w:rFonts w:hint="default"/>
          <w:color w:val="auto"/>
          <w:highlight w:val="none"/>
        </w:rPr>
      </w:pPr>
      <w:r>
        <w:rPr>
          <w:rFonts w:hint="default"/>
          <w:color w:val="auto"/>
          <w:highlight w:val="none"/>
        </w:rPr>
        <w:t>如果在大气压力超出范围的情况下使用呼吸机，将会影响漏气提示的准确性。</w:t>
      </w:r>
    </w:p>
    <w:p w14:paraId="37091B67">
      <w:pPr>
        <w:numPr>
          <w:ilvl w:val="0"/>
          <w:numId w:val="15"/>
        </w:numPr>
        <w:rPr>
          <w:rFonts w:hint="default" w:ascii="Times New Roman" w:hAnsi="Times New Roman" w:cs="Times New Roman"/>
          <w:color w:val="auto"/>
          <w:highlight w:val="none"/>
        </w:rPr>
      </w:pPr>
      <w:r>
        <w:rPr>
          <w:rFonts w:hint="default" w:ascii="Times New Roman" w:hAnsi="Times New Roman" w:cs="Times New Roman"/>
          <w:color w:val="auto"/>
          <w:highlight w:val="none"/>
        </w:rPr>
        <w:t>用专用包包装呼吸机和附件，随身携带，不要托运。</w:t>
      </w:r>
    </w:p>
    <w:p w14:paraId="155A2817">
      <w:pPr>
        <w:numPr>
          <w:ilvl w:val="0"/>
          <w:numId w:val="15"/>
        </w:numPr>
        <w:rPr>
          <w:rFonts w:hint="default" w:ascii="Times New Roman" w:hAnsi="Times New Roman" w:cs="Times New Roman"/>
          <w:color w:val="auto"/>
          <w:highlight w:val="none"/>
        </w:rPr>
      </w:pPr>
      <w:r>
        <w:rPr>
          <w:rFonts w:hint="default" w:ascii="Times New Roman" w:hAnsi="Times New Roman" w:cs="Times New Roman"/>
          <w:color w:val="auto"/>
          <w:highlight w:val="none"/>
        </w:rPr>
        <w:t>记住，应带一个备用的空气滤芯。</w:t>
      </w:r>
    </w:p>
    <w:p w14:paraId="47C19B38">
      <w:pPr>
        <w:numPr>
          <w:ilvl w:val="0"/>
          <w:numId w:val="15"/>
        </w:numPr>
        <w:rPr>
          <w:rFonts w:hint="default" w:ascii="Times New Roman" w:hAnsi="Times New Roman" w:cs="Times New Roman"/>
          <w:color w:val="auto"/>
          <w:highlight w:val="none"/>
        </w:rPr>
      </w:pPr>
      <w:r>
        <w:rPr>
          <w:rFonts w:hint="default" w:ascii="Times New Roman" w:hAnsi="Times New Roman" w:cs="Times New Roman"/>
          <w:color w:val="auto"/>
          <w:highlight w:val="none"/>
        </w:rPr>
        <w:t>为便于在安检站检查，请随身携带本手册，可能有助于安检人员了解该设备，设备的底部标识可以表明设备是医疗设备。</w:t>
      </w:r>
    </w:p>
    <w:p w14:paraId="13AFCFD8">
      <w:pPr>
        <w:pStyle w:val="2"/>
        <w:numPr>
          <w:ilvl w:val="0"/>
          <w:numId w:val="0"/>
        </w:numPr>
        <w:spacing w:after="240" w:line="360" w:lineRule="auto"/>
        <w:rPr>
          <w:rFonts w:hint="default" w:ascii="Times New Roman" w:hAnsi="Times New Roman" w:cs="Times New Roman"/>
          <w:color w:val="auto"/>
          <w:sz w:val="30"/>
          <w:highlight w:val="none"/>
        </w:rPr>
      </w:pPr>
      <w:bookmarkStart w:id="49" w:name="_Toc26806"/>
      <w:bookmarkStart w:id="50" w:name="_Toc1951"/>
      <w:r>
        <w:rPr>
          <w:rFonts w:hint="eastAsia" w:cs="Times New Roman"/>
          <w:color w:val="auto"/>
          <w:sz w:val="30"/>
          <w:highlight w:val="none"/>
          <w:lang w:val="en-US" w:eastAsia="zh-CN"/>
        </w:rPr>
        <w:t>八、</w:t>
      </w:r>
      <w:r>
        <w:rPr>
          <w:rFonts w:hint="default" w:ascii="Times New Roman" w:hAnsi="Times New Roman" w:cs="Times New Roman"/>
          <w:color w:val="auto"/>
          <w:sz w:val="30"/>
          <w:highlight w:val="none"/>
        </w:rPr>
        <w:t>交给另一位患者使用</w:t>
      </w:r>
      <w:bookmarkEnd w:id="49"/>
      <w:bookmarkEnd w:id="50"/>
    </w:p>
    <w:p w14:paraId="08091094">
      <w:pPr>
        <w:rPr>
          <w:rFonts w:hint="default" w:ascii="Times New Roman" w:hAnsi="Times New Roman" w:cs="Times New Roman"/>
          <w:color w:val="auto"/>
          <w:highlight w:val="none"/>
        </w:rPr>
      </w:pPr>
      <w:r>
        <w:rPr>
          <w:rFonts w:hint="default" w:ascii="Times New Roman" w:hAnsi="Times New Roman" w:cs="Times New Roman"/>
          <w:color w:val="auto"/>
          <w:highlight w:val="none"/>
        </w:rPr>
        <w:t>如果呼吸机移交给另外一位患者使用，则必须对与原患者所使用的鼻罩等密切接触的部件进行清洁和消毒，以免发生交叉感染。</w:t>
      </w:r>
    </w:p>
    <w:p w14:paraId="5E6A6332">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116AB2E1">
      <w:pPr>
        <w:rPr>
          <w:rFonts w:hint="default" w:ascii="Times New Roman" w:hAnsi="Times New Roman" w:cs="Times New Roman"/>
          <w:color w:val="auto"/>
          <w:highlight w:val="none"/>
        </w:rPr>
      </w:pPr>
      <w:r>
        <w:rPr>
          <w:rFonts w:hint="default" w:ascii="Times New Roman" w:hAnsi="Times New Roman" w:cs="Times New Roman"/>
          <w:color w:val="auto"/>
          <w:highlight w:val="none"/>
        </w:rPr>
        <w:t>空气滤芯不可清洗，如移交给另一位患者使用，应立即更换未使用过的空气滤芯。</w:t>
      </w:r>
    </w:p>
    <w:p w14:paraId="745C3271">
      <w:pPr>
        <w:pStyle w:val="2"/>
        <w:numPr>
          <w:ilvl w:val="0"/>
          <w:numId w:val="0"/>
        </w:numPr>
        <w:spacing w:after="240" w:line="360" w:lineRule="auto"/>
        <w:rPr>
          <w:rFonts w:hint="default" w:ascii="Times New Roman" w:hAnsi="Times New Roman" w:cs="Times New Roman"/>
          <w:color w:val="auto"/>
          <w:sz w:val="30"/>
          <w:highlight w:val="none"/>
        </w:rPr>
      </w:pPr>
      <w:bookmarkStart w:id="51" w:name="_Toc6344"/>
      <w:bookmarkStart w:id="52" w:name="_Toc8273"/>
      <w:r>
        <w:rPr>
          <w:rFonts w:hint="eastAsia" w:cs="Times New Roman"/>
          <w:color w:val="auto"/>
          <w:sz w:val="30"/>
          <w:highlight w:val="none"/>
          <w:lang w:val="en-US" w:eastAsia="zh-CN"/>
        </w:rPr>
        <w:t>九、</w:t>
      </w:r>
      <w:r>
        <w:rPr>
          <w:rFonts w:hint="default" w:ascii="Times New Roman" w:hAnsi="Times New Roman" w:cs="Times New Roman"/>
          <w:color w:val="auto"/>
          <w:sz w:val="30"/>
          <w:highlight w:val="none"/>
        </w:rPr>
        <w:t>故障排除</w:t>
      </w:r>
      <w:bookmarkEnd w:id="51"/>
      <w:bookmarkEnd w:id="52"/>
    </w:p>
    <w:p w14:paraId="73282BD0">
      <w:pPr>
        <w:rPr>
          <w:rFonts w:hint="default" w:ascii="Times New Roman" w:hAnsi="Times New Roman" w:cs="Times New Roman"/>
          <w:color w:val="auto"/>
          <w:highlight w:val="none"/>
        </w:rPr>
      </w:pPr>
      <w:r>
        <w:rPr>
          <w:rFonts w:hint="default" w:ascii="Times New Roman" w:hAnsi="Times New Roman" w:cs="Times New Roman"/>
          <w:color w:val="auto"/>
          <w:highlight w:val="none"/>
        </w:rPr>
        <w:t>以下列出了一些使用中常见的问题、可能的产生原因以及如何解决的建议。如果这些建议不能够达到预期的效果，请联系为您治疗的医生或者设备供应商。</w:t>
      </w:r>
    </w:p>
    <w:p w14:paraId="350B06C4">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表</w:t>
      </w:r>
      <w:r>
        <w:rPr>
          <w:rFonts w:hint="eastAsia" w:cs="Times New Roman"/>
          <w:color w:val="auto"/>
          <w:highlight w:val="none"/>
          <w:lang w:val="en-US" w:eastAsia="zh-CN"/>
        </w:rPr>
        <w:t>9</w:t>
      </w:r>
      <w:r>
        <w:rPr>
          <w:rFonts w:hint="default" w:ascii="Times New Roman" w:hAnsi="Times New Roman" w:cs="Times New Roman"/>
          <w:color w:val="auto"/>
          <w:highlight w:val="none"/>
        </w:rPr>
        <w:t>-1使用者常见问题及解决方法</w:t>
      </w:r>
    </w:p>
    <w:tbl>
      <w:tblPr>
        <w:tblStyle w:val="22"/>
        <w:tblW w:w="8565"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3198"/>
        <w:gridCol w:w="3268"/>
      </w:tblGrid>
      <w:tr w14:paraId="7344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57F5B080">
            <w:pPr>
              <w:spacing w:line="276" w:lineRule="auto"/>
              <w:jc w:val="center"/>
              <w:rPr>
                <w:rFonts w:hint="default" w:ascii="Times New Roman" w:hAnsi="Times New Roman" w:cs="Times New Roman"/>
                <w:b/>
                <w:bCs/>
                <w:color w:val="auto"/>
                <w:kern w:val="0"/>
                <w:highlight w:val="none"/>
              </w:rPr>
            </w:pPr>
            <w:r>
              <w:rPr>
                <w:rFonts w:hint="default" w:ascii="Times New Roman" w:hAnsi="Times New Roman" w:cs="Times New Roman"/>
                <w:b/>
                <w:bCs/>
                <w:color w:val="auto"/>
                <w:kern w:val="0"/>
                <w:highlight w:val="none"/>
              </w:rPr>
              <w:t>问题</w:t>
            </w:r>
          </w:p>
        </w:tc>
        <w:tc>
          <w:tcPr>
            <w:tcW w:w="3200" w:type="dxa"/>
            <w:tcBorders>
              <w:top w:val="single" w:color="auto" w:sz="4" w:space="0"/>
              <w:left w:val="single" w:color="auto" w:sz="4" w:space="0"/>
              <w:bottom w:val="single" w:color="auto" w:sz="4" w:space="0"/>
              <w:right w:val="single" w:color="auto" w:sz="4" w:space="0"/>
            </w:tcBorders>
            <w:vAlign w:val="center"/>
          </w:tcPr>
          <w:p w14:paraId="49D2E39A">
            <w:pPr>
              <w:spacing w:line="276" w:lineRule="auto"/>
              <w:jc w:val="center"/>
              <w:rPr>
                <w:rFonts w:hint="default" w:ascii="Times New Roman" w:hAnsi="Times New Roman" w:cs="Times New Roman"/>
                <w:b/>
                <w:bCs/>
                <w:color w:val="auto"/>
                <w:kern w:val="0"/>
                <w:highlight w:val="none"/>
              </w:rPr>
            </w:pPr>
            <w:r>
              <w:rPr>
                <w:rFonts w:hint="default" w:ascii="Times New Roman" w:hAnsi="Times New Roman" w:cs="Times New Roman"/>
                <w:b/>
                <w:bCs/>
                <w:color w:val="auto"/>
                <w:kern w:val="0"/>
                <w:highlight w:val="none"/>
              </w:rPr>
              <w:t>可能产生的原因</w:t>
            </w:r>
          </w:p>
        </w:tc>
        <w:tc>
          <w:tcPr>
            <w:tcW w:w="3270" w:type="dxa"/>
            <w:tcBorders>
              <w:top w:val="single" w:color="auto" w:sz="4" w:space="0"/>
              <w:left w:val="single" w:color="auto" w:sz="4" w:space="0"/>
              <w:bottom w:val="single" w:color="auto" w:sz="4" w:space="0"/>
              <w:right w:val="single" w:color="auto" w:sz="4" w:space="0"/>
            </w:tcBorders>
            <w:vAlign w:val="center"/>
          </w:tcPr>
          <w:p w14:paraId="5A088758">
            <w:pPr>
              <w:spacing w:line="276" w:lineRule="auto"/>
              <w:jc w:val="center"/>
              <w:rPr>
                <w:rFonts w:hint="default" w:ascii="Times New Roman" w:hAnsi="Times New Roman" w:cs="Times New Roman"/>
                <w:b/>
                <w:bCs/>
                <w:color w:val="auto"/>
                <w:kern w:val="0"/>
                <w:highlight w:val="none"/>
              </w:rPr>
            </w:pPr>
            <w:r>
              <w:rPr>
                <w:rFonts w:hint="default" w:ascii="Times New Roman" w:hAnsi="Times New Roman" w:cs="Times New Roman"/>
                <w:b/>
                <w:bCs/>
                <w:color w:val="auto"/>
                <w:kern w:val="0"/>
                <w:highlight w:val="none"/>
              </w:rPr>
              <w:t>解决办法</w:t>
            </w:r>
          </w:p>
        </w:tc>
      </w:tr>
      <w:tr w14:paraId="4BC0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34103074">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鼻罩漏气</w:t>
            </w:r>
          </w:p>
        </w:tc>
        <w:tc>
          <w:tcPr>
            <w:tcW w:w="3200" w:type="dxa"/>
            <w:tcBorders>
              <w:top w:val="single" w:color="auto" w:sz="4" w:space="0"/>
              <w:left w:val="single" w:color="auto" w:sz="4" w:space="0"/>
              <w:bottom w:val="single" w:color="auto" w:sz="4" w:space="0"/>
              <w:right w:val="single" w:color="auto" w:sz="4" w:space="0"/>
            </w:tcBorders>
            <w:vAlign w:val="center"/>
          </w:tcPr>
          <w:p w14:paraId="1AFD3503">
            <w:pPr>
              <w:pStyle w:val="35"/>
              <w:numPr>
                <w:ilvl w:val="0"/>
                <w:numId w:val="16"/>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鼻罩可能未佩戴好</w:t>
            </w:r>
          </w:p>
          <w:p w14:paraId="195939D3">
            <w:pPr>
              <w:pStyle w:val="35"/>
              <w:numPr>
                <w:ilvl w:val="0"/>
                <w:numId w:val="16"/>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鼻罩尺寸及类型不合适</w:t>
            </w:r>
          </w:p>
        </w:tc>
        <w:tc>
          <w:tcPr>
            <w:tcW w:w="3270" w:type="dxa"/>
            <w:tcBorders>
              <w:top w:val="single" w:color="auto" w:sz="4" w:space="0"/>
              <w:left w:val="single" w:color="auto" w:sz="4" w:space="0"/>
              <w:bottom w:val="single" w:color="auto" w:sz="4" w:space="0"/>
              <w:right w:val="single" w:color="auto" w:sz="4" w:space="0"/>
            </w:tcBorders>
            <w:vAlign w:val="center"/>
          </w:tcPr>
          <w:p w14:paraId="7C537528">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1.  请确认鼻罩已正确佩戴</w:t>
            </w:r>
          </w:p>
          <w:p w14:paraId="17282388">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2.  更换鼻罩尺寸及类型</w:t>
            </w:r>
          </w:p>
        </w:tc>
      </w:tr>
      <w:tr w14:paraId="2714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003F45B0">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鼻罩内压力过低</w:t>
            </w:r>
          </w:p>
        </w:tc>
        <w:tc>
          <w:tcPr>
            <w:tcW w:w="3200" w:type="dxa"/>
            <w:tcBorders>
              <w:top w:val="single" w:color="auto" w:sz="4" w:space="0"/>
              <w:left w:val="single" w:color="auto" w:sz="4" w:space="0"/>
              <w:bottom w:val="single" w:color="auto" w:sz="4" w:space="0"/>
              <w:right w:val="single" w:color="auto" w:sz="4" w:space="0"/>
            </w:tcBorders>
            <w:vAlign w:val="center"/>
          </w:tcPr>
          <w:p w14:paraId="2F2B78A7">
            <w:pPr>
              <w:pStyle w:val="35"/>
              <w:numPr>
                <w:ilvl w:val="0"/>
                <w:numId w:val="17"/>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可能开启了延迟升压功能</w:t>
            </w:r>
          </w:p>
          <w:p w14:paraId="272F25B5">
            <w:pPr>
              <w:pStyle w:val="35"/>
              <w:numPr>
                <w:ilvl w:val="0"/>
                <w:numId w:val="17"/>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lang w:val="en-US" w:eastAsia="zh-CN"/>
              </w:rPr>
              <w:t>呼吸通路有堵塞</w:t>
            </w:r>
          </w:p>
        </w:tc>
        <w:tc>
          <w:tcPr>
            <w:tcW w:w="3270" w:type="dxa"/>
            <w:tcBorders>
              <w:top w:val="single" w:color="auto" w:sz="4" w:space="0"/>
              <w:left w:val="single" w:color="auto" w:sz="4" w:space="0"/>
              <w:bottom w:val="single" w:color="auto" w:sz="4" w:space="0"/>
              <w:right w:val="single" w:color="auto" w:sz="4" w:space="0"/>
            </w:tcBorders>
            <w:vAlign w:val="center"/>
          </w:tcPr>
          <w:p w14:paraId="48C956A8">
            <w:pPr>
              <w:pStyle w:val="35"/>
              <w:numPr>
                <w:ilvl w:val="0"/>
                <w:numId w:val="18"/>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等候压力上升或关闭延迟升压</w:t>
            </w:r>
          </w:p>
          <w:p w14:paraId="30580341">
            <w:pPr>
              <w:pStyle w:val="35"/>
              <w:numPr>
                <w:ilvl w:val="0"/>
                <w:numId w:val="18"/>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lang w:val="en-US" w:eastAsia="zh-CN"/>
              </w:rPr>
              <w:t>检查气体通路，排除堵塞。</w:t>
            </w:r>
          </w:p>
        </w:tc>
      </w:tr>
      <w:tr w14:paraId="5252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tcPr>
          <w:p w14:paraId="25DB17F5">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鼻罩内压力过高</w:t>
            </w:r>
          </w:p>
        </w:tc>
        <w:tc>
          <w:tcPr>
            <w:tcW w:w="3200" w:type="dxa"/>
            <w:tcBorders>
              <w:top w:val="single" w:color="auto" w:sz="4" w:space="0"/>
              <w:left w:val="single" w:color="auto" w:sz="4" w:space="0"/>
              <w:bottom w:val="single" w:color="auto" w:sz="4" w:space="0"/>
              <w:right w:val="single" w:color="auto" w:sz="4" w:space="0"/>
            </w:tcBorders>
          </w:tcPr>
          <w:p w14:paraId="16CF9659">
            <w:pPr>
              <w:pStyle w:val="35"/>
              <w:numPr>
                <w:ilvl w:val="0"/>
                <w:numId w:val="19"/>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当 治 疗 压 力 高 于13hPa 时患者会感到不适，但压力是根据病情设定的，过低不能防止呼吸暂停</w:t>
            </w:r>
          </w:p>
        </w:tc>
        <w:tc>
          <w:tcPr>
            <w:tcW w:w="3270" w:type="dxa"/>
            <w:tcBorders>
              <w:top w:val="single" w:color="auto" w:sz="4" w:space="0"/>
              <w:left w:val="single" w:color="auto" w:sz="4" w:space="0"/>
              <w:bottom w:val="single" w:color="auto" w:sz="4" w:space="0"/>
              <w:right w:val="single" w:color="auto" w:sz="4" w:space="0"/>
            </w:tcBorders>
          </w:tcPr>
          <w:p w14:paraId="5D047B36">
            <w:pPr>
              <w:pStyle w:val="35"/>
              <w:numPr>
                <w:ilvl w:val="0"/>
                <w:numId w:val="20"/>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患者对加压空气有一个适应过程，这个适应过程最长可达 4周。可尝试放松自己，学会通过鼻子呼吸。如果问题仍然存在，请联系医生</w:t>
            </w:r>
          </w:p>
        </w:tc>
      </w:tr>
      <w:tr w14:paraId="3C4A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403BE17F">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鼻罩噪音过大</w:t>
            </w:r>
          </w:p>
        </w:tc>
        <w:tc>
          <w:tcPr>
            <w:tcW w:w="3200" w:type="dxa"/>
            <w:tcBorders>
              <w:top w:val="single" w:color="auto" w:sz="4" w:space="0"/>
              <w:left w:val="single" w:color="auto" w:sz="4" w:space="0"/>
              <w:bottom w:val="single" w:color="auto" w:sz="4" w:space="0"/>
              <w:right w:val="single" w:color="auto" w:sz="4" w:space="0"/>
            </w:tcBorders>
            <w:vAlign w:val="center"/>
          </w:tcPr>
          <w:p w14:paraId="472D2E13">
            <w:pPr>
              <w:pStyle w:val="35"/>
              <w:numPr>
                <w:ilvl w:val="0"/>
                <w:numId w:val="21"/>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鼻罩可能未佩戴好</w:t>
            </w:r>
          </w:p>
          <w:p w14:paraId="1B8B1E20">
            <w:pPr>
              <w:pStyle w:val="35"/>
              <w:numPr>
                <w:ilvl w:val="0"/>
                <w:numId w:val="21"/>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呼吸机系统组装不正确</w:t>
            </w:r>
          </w:p>
        </w:tc>
        <w:tc>
          <w:tcPr>
            <w:tcW w:w="3270" w:type="dxa"/>
            <w:tcBorders>
              <w:top w:val="single" w:color="auto" w:sz="4" w:space="0"/>
              <w:left w:val="single" w:color="auto" w:sz="4" w:space="0"/>
              <w:bottom w:val="single" w:color="auto" w:sz="4" w:space="0"/>
              <w:right w:val="single" w:color="auto" w:sz="4" w:space="0"/>
            </w:tcBorders>
            <w:vAlign w:val="center"/>
          </w:tcPr>
          <w:p w14:paraId="206F8788">
            <w:pPr>
              <w:pStyle w:val="35"/>
              <w:numPr>
                <w:ilvl w:val="0"/>
                <w:numId w:val="22"/>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请确认鼻罩已正确佩戴</w:t>
            </w:r>
          </w:p>
          <w:p w14:paraId="3E42BAA6">
            <w:pPr>
              <w:pStyle w:val="35"/>
              <w:numPr>
                <w:ilvl w:val="0"/>
                <w:numId w:val="22"/>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确保呼吸机系统组装正确</w:t>
            </w:r>
          </w:p>
        </w:tc>
      </w:tr>
      <w:tr w14:paraId="48E1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6CC2B6F4">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鼻子发干或鼻塞</w:t>
            </w:r>
          </w:p>
        </w:tc>
        <w:tc>
          <w:tcPr>
            <w:tcW w:w="3200" w:type="dxa"/>
            <w:tcBorders>
              <w:top w:val="single" w:color="auto" w:sz="4" w:space="0"/>
              <w:left w:val="single" w:color="auto" w:sz="4" w:space="0"/>
              <w:bottom w:val="single" w:color="auto" w:sz="4" w:space="0"/>
              <w:right w:val="single" w:color="auto" w:sz="4" w:space="0"/>
            </w:tcBorders>
            <w:vAlign w:val="center"/>
          </w:tcPr>
          <w:p w14:paraId="66B366E9">
            <w:pPr>
              <w:pStyle w:val="35"/>
              <w:numPr>
                <w:ilvl w:val="0"/>
                <w:numId w:val="23"/>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鼻罩可能未佩戴好</w:t>
            </w:r>
          </w:p>
          <w:p w14:paraId="2AE20945">
            <w:pPr>
              <w:pStyle w:val="35"/>
              <w:numPr>
                <w:ilvl w:val="0"/>
                <w:numId w:val="23"/>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可能需要湿化</w:t>
            </w:r>
          </w:p>
          <w:p w14:paraId="277279BA">
            <w:pPr>
              <w:pStyle w:val="35"/>
              <w:numPr>
                <w:ilvl w:val="0"/>
                <w:numId w:val="23"/>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鼻子是否有其他病患</w:t>
            </w:r>
          </w:p>
        </w:tc>
        <w:tc>
          <w:tcPr>
            <w:tcW w:w="3270" w:type="dxa"/>
            <w:tcBorders>
              <w:top w:val="single" w:color="auto" w:sz="4" w:space="0"/>
              <w:left w:val="single" w:color="auto" w:sz="4" w:space="0"/>
              <w:bottom w:val="single" w:color="auto" w:sz="4" w:space="0"/>
              <w:right w:val="single" w:color="auto" w:sz="4" w:space="0"/>
            </w:tcBorders>
            <w:vAlign w:val="center"/>
          </w:tcPr>
          <w:p w14:paraId="1BD7537E">
            <w:pPr>
              <w:pStyle w:val="35"/>
              <w:numPr>
                <w:ilvl w:val="0"/>
                <w:numId w:val="24"/>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请确认鼻罩已正确佩戴</w:t>
            </w:r>
          </w:p>
          <w:p w14:paraId="5F4D5D70">
            <w:pPr>
              <w:pStyle w:val="35"/>
              <w:numPr>
                <w:ilvl w:val="0"/>
                <w:numId w:val="24"/>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lang w:val="en-US" w:eastAsia="zh-CN"/>
              </w:rPr>
              <w:t>开启湿化功能</w:t>
            </w:r>
          </w:p>
          <w:p w14:paraId="73AC03C5">
            <w:pPr>
              <w:pStyle w:val="35"/>
              <w:numPr>
                <w:ilvl w:val="0"/>
                <w:numId w:val="24"/>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咨询相关医生</w:t>
            </w:r>
          </w:p>
        </w:tc>
      </w:tr>
      <w:tr w14:paraId="7BD5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46154EF9">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口腔干燥或不舒服</w:t>
            </w:r>
          </w:p>
        </w:tc>
        <w:tc>
          <w:tcPr>
            <w:tcW w:w="3200" w:type="dxa"/>
            <w:tcBorders>
              <w:top w:val="single" w:color="auto" w:sz="4" w:space="0"/>
              <w:left w:val="single" w:color="auto" w:sz="4" w:space="0"/>
              <w:bottom w:val="single" w:color="auto" w:sz="4" w:space="0"/>
              <w:right w:val="single" w:color="auto" w:sz="4" w:space="0"/>
            </w:tcBorders>
            <w:vAlign w:val="center"/>
          </w:tcPr>
          <w:p w14:paraId="1F70D7FC">
            <w:pPr>
              <w:pStyle w:val="35"/>
              <w:numPr>
                <w:ilvl w:val="0"/>
                <w:numId w:val="25"/>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睡眠中张嘴呼吸，加压气体从口腔排出</w:t>
            </w:r>
          </w:p>
          <w:p w14:paraId="7FEFE0A1">
            <w:pPr>
              <w:pStyle w:val="35"/>
              <w:numPr>
                <w:ilvl w:val="0"/>
                <w:numId w:val="25"/>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可能需要湿化</w:t>
            </w:r>
          </w:p>
        </w:tc>
        <w:tc>
          <w:tcPr>
            <w:tcW w:w="3270" w:type="dxa"/>
            <w:tcBorders>
              <w:top w:val="single" w:color="auto" w:sz="4" w:space="0"/>
              <w:left w:val="single" w:color="auto" w:sz="4" w:space="0"/>
              <w:bottom w:val="single" w:color="auto" w:sz="4" w:space="0"/>
              <w:right w:val="single" w:color="auto" w:sz="4" w:space="0"/>
            </w:tcBorders>
            <w:vAlign w:val="center"/>
          </w:tcPr>
          <w:p w14:paraId="0C1091F6">
            <w:pPr>
              <w:pStyle w:val="35"/>
              <w:numPr>
                <w:ilvl w:val="0"/>
                <w:numId w:val="26"/>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使用可以覆盖全脸的鼻罩或咨询医生</w:t>
            </w:r>
          </w:p>
          <w:p w14:paraId="263FAA27">
            <w:pPr>
              <w:pStyle w:val="35"/>
              <w:numPr>
                <w:ilvl w:val="0"/>
                <w:numId w:val="26"/>
              </w:numPr>
              <w:spacing w:line="276" w:lineRule="auto"/>
              <w:ind w:firstLineChars="0"/>
              <w:jc w:val="left"/>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开启湿化功能</w:t>
            </w:r>
          </w:p>
        </w:tc>
      </w:tr>
      <w:tr w14:paraId="3FF8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00" w:type="dxa"/>
            <w:tcBorders>
              <w:top w:val="single" w:color="auto" w:sz="4" w:space="0"/>
              <w:left w:val="single" w:color="auto" w:sz="4" w:space="0"/>
              <w:bottom w:val="single" w:color="auto" w:sz="4" w:space="0"/>
              <w:right w:val="single" w:color="auto" w:sz="4" w:space="0"/>
            </w:tcBorders>
            <w:vAlign w:val="center"/>
          </w:tcPr>
          <w:p w14:paraId="17504083">
            <w:pPr>
              <w:spacing w:line="276" w:lineRule="auto"/>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鼻罩内或者管路内有水滴</w:t>
            </w:r>
          </w:p>
        </w:tc>
        <w:tc>
          <w:tcPr>
            <w:tcW w:w="3200" w:type="dxa"/>
            <w:tcBorders>
              <w:top w:val="single" w:color="auto" w:sz="4" w:space="0"/>
              <w:left w:val="single" w:color="auto" w:sz="4" w:space="0"/>
              <w:bottom w:val="single" w:color="auto" w:sz="4" w:space="0"/>
              <w:right w:val="single" w:color="auto" w:sz="4" w:space="0"/>
            </w:tcBorders>
            <w:vAlign w:val="center"/>
          </w:tcPr>
          <w:p w14:paraId="3C7FBABB">
            <w:pPr>
              <w:pStyle w:val="35"/>
              <w:numPr>
                <w:ilvl w:val="0"/>
                <w:numId w:val="27"/>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湿度水平过高</w:t>
            </w:r>
          </w:p>
          <w:p w14:paraId="16AE8640">
            <w:pPr>
              <w:pStyle w:val="35"/>
              <w:numPr>
                <w:ilvl w:val="0"/>
                <w:numId w:val="27"/>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鼻罩内外温差过大</w:t>
            </w:r>
          </w:p>
        </w:tc>
        <w:tc>
          <w:tcPr>
            <w:tcW w:w="3270" w:type="dxa"/>
            <w:tcBorders>
              <w:top w:val="single" w:color="auto" w:sz="4" w:space="0"/>
              <w:left w:val="single" w:color="auto" w:sz="4" w:space="0"/>
              <w:bottom w:val="single" w:color="auto" w:sz="4" w:space="0"/>
              <w:right w:val="single" w:color="auto" w:sz="4" w:space="0"/>
            </w:tcBorders>
            <w:vAlign w:val="center"/>
          </w:tcPr>
          <w:p w14:paraId="0F077EEA">
            <w:pPr>
              <w:pStyle w:val="35"/>
              <w:numPr>
                <w:ilvl w:val="0"/>
                <w:numId w:val="28"/>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lang w:val="en-US" w:eastAsia="zh-CN"/>
              </w:rPr>
              <w:t>降低湿化水平</w:t>
            </w:r>
          </w:p>
          <w:p w14:paraId="32000545">
            <w:pPr>
              <w:pStyle w:val="35"/>
              <w:numPr>
                <w:ilvl w:val="0"/>
                <w:numId w:val="28"/>
              </w:numPr>
              <w:spacing w:line="276" w:lineRule="auto"/>
              <w:ind w:firstLineChars="0"/>
              <w:jc w:val="left"/>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保持室外温度在20℃-30℃</w:t>
            </w:r>
          </w:p>
        </w:tc>
      </w:tr>
      <w:tr w14:paraId="7CCE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auto" w:sz="4" w:space="0"/>
              <w:left w:val="single" w:color="auto" w:sz="4" w:space="0"/>
              <w:bottom w:val="single" w:color="auto" w:sz="4" w:space="0"/>
              <w:right w:val="single" w:color="auto" w:sz="4" w:space="0"/>
            </w:tcBorders>
            <w:vAlign w:val="center"/>
          </w:tcPr>
          <w:p w14:paraId="113EFE1E">
            <w:pPr>
              <w:spacing w:line="276" w:lineRule="auto"/>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眼睛刺痛</w:t>
            </w:r>
          </w:p>
        </w:tc>
        <w:tc>
          <w:tcPr>
            <w:tcW w:w="3200" w:type="dxa"/>
            <w:tcBorders>
              <w:top w:val="single" w:color="auto" w:sz="4" w:space="0"/>
              <w:left w:val="single" w:color="auto" w:sz="4" w:space="0"/>
              <w:bottom w:val="single" w:color="auto" w:sz="4" w:space="0"/>
              <w:right w:val="single" w:color="auto" w:sz="4" w:space="0"/>
            </w:tcBorders>
            <w:vAlign w:val="center"/>
          </w:tcPr>
          <w:p w14:paraId="66C8D6B7">
            <w:pPr>
              <w:pStyle w:val="35"/>
              <w:numPr>
                <w:ilvl w:val="0"/>
                <w:numId w:val="29"/>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鼻罩的尺寸或型号可能不合适，或没有固定妥帖，导致空气泄漏</w:t>
            </w:r>
          </w:p>
          <w:p w14:paraId="3B6B1E68">
            <w:pPr>
              <w:pStyle w:val="35"/>
              <w:numPr>
                <w:ilvl w:val="0"/>
                <w:numId w:val="29"/>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鼻罩垫变硬</w:t>
            </w:r>
          </w:p>
        </w:tc>
        <w:tc>
          <w:tcPr>
            <w:tcW w:w="3270" w:type="dxa"/>
            <w:tcBorders>
              <w:top w:val="single" w:color="auto" w:sz="4" w:space="0"/>
              <w:left w:val="single" w:color="auto" w:sz="4" w:space="0"/>
              <w:bottom w:val="single" w:color="auto" w:sz="4" w:space="0"/>
              <w:right w:val="single" w:color="auto" w:sz="4" w:space="0"/>
            </w:tcBorders>
          </w:tcPr>
          <w:p w14:paraId="436733DB">
            <w:pPr>
              <w:pStyle w:val="35"/>
              <w:numPr>
                <w:ilvl w:val="0"/>
                <w:numId w:val="30"/>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缩小鼻罩的前额框和额头之间的距离。注意：如果压得太紧，脸上可能会留下压痕。给鼻罩垫上附加填充物，使空气不致泄漏</w:t>
            </w:r>
          </w:p>
          <w:p w14:paraId="08041619">
            <w:pPr>
              <w:pStyle w:val="35"/>
              <w:numPr>
                <w:ilvl w:val="0"/>
                <w:numId w:val="30"/>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更换鼻罩</w:t>
            </w:r>
          </w:p>
        </w:tc>
      </w:tr>
      <w:tr w14:paraId="238F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auto" w:sz="4" w:space="0"/>
              <w:left w:val="single" w:color="auto" w:sz="4" w:space="0"/>
              <w:bottom w:val="single" w:color="auto" w:sz="4" w:space="0"/>
              <w:right w:val="single" w:color="auto" w:sz="4" w:space="0"/>
            </w:tcBorders>
            <w:vAlign w:val="center"/>
          </w:tcPr>
          <w:p w14:paraId="568F6785">
            <w:pPr>
              <w:spacing w:line="276" w:lineRule="auto"/>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面部变红</w:t>
            </w:r>
          </w:p>
        </w:tc>
        <w:tc>
          <w:tcPr>
            <w:tcW w:w="3200" w:type="dxa"/>
            <w:tcBorders>
              <w:top w:val="single" w:color="auto" w:sz="4" w:space="0"/>
              <w:left w:val="single" w:color="auto" w:sz="4" w:space="0"/>
              <w:bottom w:val="single" w:color="auto" w:sz="4" w:space="0"/>
              <w:right w:val="single" w:color="auto" w:sz="4" w:space="0"/>
            </w:tcBorders>
          </w:tcPr>
          <w:p w14:paraId="5C032427">
            <w:pPr>
              <w:pStyle w:val="35"/>
              <w:numPr>
                <w:ilvl w:val="0"/>
                <w:numId w:val="31"/>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鼻罩过紧</w:t>
            </w:r>
          </w:p>
          <w:p w14:paraId="5D15309C">
            <w:pPr>
              <w:pStyle w:val="35"/>
              <w:numPr>
                <w:ilvl w:val="0"/>
                <w:numId w:val="31"/>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对鼻罩材料过敏</w:t>
            </w:r>
          </w:p>
        </w:tc>
        <w:tc>
          <w:tcPr>
            <w:tcW w:w="3270" w:type="dxa"/>
            <w:tcBorders>
              <w:top w:val="single" w:color="auto" w:sz="4" w:space="0"/>
              <w:left w:val="single" w:color="auto" w:sz="4" w:space="0"/>
              <w:bottom w:val="single" w:color="auto" w:sz="4" w:space="0"/>
              <w:right w:val="single" w:color="auto" w:sz="4" w:space="0"/>
            </w:tcBorders>
          </w:tcPr>
          <w:p w14:paraId="7297D11E">
            <w:pPr>
              <w:pStyle w:val="35"/>
              <w:numPr>
                <w:ilvl w:val="0"/>
                <w:numId w:val="32"/>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放松鼻罩上的头带系紧装置</w:t>
            </w:r>
          </w:p>
          <w:p w14:paraId="4241ADE5">
            <w:pPr>
              <w:pStyle w:val="35"/>
              <w:numPr>
                <w:ilvl w:val="0"/>
                <w:numId w:val="32"/>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咨询医生和设备供应商</w:t>
            </w:r>
          </w:p>
        </w:tc>
      </w:tr>
      <w:tr w14:paraId="7E18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auto" w:sz="4" w:space="0"/>
              <w:left w:val="single" w:color="auto" w:sz="4" w:space="0"/>
              <w:bottom w:val="single" w:color="auto" w:sz="4" w:space="0"/>
              <w:right w:val="single" w:color="auto" w:sz="4" w:space="0"/>
            </w:tcBorders>
            <w:vAlign w:val="center"/>
          </w:tcPr>
          <w:p w14:paraId="5A0E0B43">
            <w:pPr>
              <w:spacing w:line="276" w:lineRule="auto"/>
              <w:rPr>
                <w:rFonts w:hint="default" w:ascii="Times New Roman" w:hAnsi="Times New Roman" w:eastAsia="SimSun"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感觉呼吸机输出的空气温度不正常</w:t>
            </w:r>
          </w:p>
        </w:tc>
        <w:tc>
          <w:tcPr>
            <w:tcW w:w="3200" w:type="dxa"/>
            <w:tcBorders>
              <w:top w:val="single" w:color="auto" w:sz="4" w:space="0"/>
              <w:left w:val="single" w:color="auto" w:sz="4" w:space="0"/>
              <w:bottom w:val="single" w:color="auto" w:sz="4" w:space="0"/>
              <w:right w:val="single" w:color="auto" w:sz="4" w:space="0"/>
            </w:tcBorders>
          </w:tcPr>
          <w:p w14:paraId="4A32E489">
            <w:pPr>
              <w:pStyle w:val="35"/>
              <w:numPr>
                <w:ilvl w:val="0"/>
                <w:numId w:val="33"/>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进入呼吸机的空气通道不畅</w:t>
            </w:r>
          </w:p>
          <w:p w14:paraId="3A7D21A9">
            <w:pPr>
              <w:pStyle w:val="35"/>
              <w:numPr>
                <w:ilvl w:val="0"/>
                <w:numId w:val="33"/>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进入的空气量不足</w:t>
            </w:r>
          </w:p>
        </w:tc>
        <w:tc>
          <w:tcPr>
            <w:tcW w:w="3270" w:type="dxa"/>
            <w:tcBorders>
              <w:top w:val="single" w:color="auto" w:sz="4" w:space="0"/>
              <w:left w:val="single" w:color="auto" w:sz="4" w:space="0"/>
              <w:bottom w:val="single" w:color="auto" w:sz="4" w:space="0"/>
              <w:right w:val="single" w:color="auto" w:sz="4" w:space="0"/>
            </w:tcBorders>
          </w:tcPr>
          <w:p w14:paraId="6BF93D82">
            <w:pPr>
              <w:pStyle w:val="35"/>
              <w:numPr>
                <w:ilvl w:val="0"/>
                <w:numId w:val="34"/>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清洁或替换空气滤芯</w:t>
            </w:r>
          </w:p>
          <w:p w14:paraId="71D7CCE9">
            <w:pPr>
              <w:pStyle w:val="35"/>
              <w:numPr>
                <w:ilvl w:val="0"/>
                <w:numId w:val="34"/>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将呼吸机放在不会妨碍空气流通的地方</w:t>
            </w:r>
          </w:p>
        </w:tc>
      </w:tr>
    </w:tbl>
    <w:p w14:paraId="1EBDBF10">
      <w:pPr>
        <w:rPr>
          <w:rFonts w:hint="default" w:ascii="Times New Roman" w:hAnsi="Times New Roman" w:cs="Times New Roman"/>
          <w:color w:val="auto"/>
          <w:highlight w:val="none"/>
        </w:rPr>
      </w:pPr>
    </w:p>
    <w:p w14:paraId="543B4371">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表</w:t>
      </w:r>
      <w:ins w:id="702" w:author="95%" w:date="2026-05-19T14:09:22Z">
        <w:r>
          <w:rPr>
            <w:rFonts w:hint="eastAsia" w:cs="Times New Roman"/>
            <w:color w:val="auto"/>
            <w:highlight w:val="none"/>
            <w:lang w:val="en-US" w:eastAsia="zh-CN"/>
          </w:rPr>
          <w:t>9</w:t>
        </w:r>
      </w:ins>
      <w:del w:id="703" w:author="95%" w:date="2026-05-19T14:09:22Z">
        <w:r>
          <w:rPr>
            <w:rFonts w:hint="default" w:ascii="Times New Roman" w:hAnsi="Times New Roman" w:cs="Times New Roman"/>
            <w:color w:val="auto"/>
            <w:highlight w:val="none"/>
          </w:rPr>
          <w:delText>8</w:delText>
        </w:r>
      </w:del>
      <w:r>
        <w:rPr>
          <w:rFonts w:hint="default" w:ascii="Times New Roman" w:hAnsi="Times New Roman" w:cs="Times New Roman"/>
          <w:color w:val="auto"/>
          <w:highlight w:val="none"/>
        </w:rPr>
        <w:t>-2设备常见问题及解决方法</w:t>
      </w:r>
    </w:p>
    <w:tbl>
      <w:tblPr>
        <w:tblStyle w:val="22"/>
        <w:tblW w:w="8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5"/>
        <w:gridCol w:w="3201"/>
        <w:gridCol w:w="3279"/>
      </w:tblGrid>
      <w:tr w14:paraId="526D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2115" w:type="dxa"/>
            <w:tcBorders>
              <w:top w:val="single" w:color="auto" w:sz="4" w:space="0"/>
              <w:left w:val="single" w:color="auto" w:sz="4" w:space="0"/>
              <w:bottom w:val="single" w:color="auto" w:sz="4" w:space="0"/>
              <w:right w:val="single" w:color="auto" w:sz="4" w:space="0"/>
            </w:tcBorders>
            <w:vAlign w:val="center"/>
          </w:tcPr>
          <w:p w14:paraId="29D81C5B">
            <w:pPr>
              <w:spacing w:line="276" w:lineRule="auto"/>
              <w:jc w:val="center"/>
              <w:rPr>
                <w:rFonts w:hint="default" w:ascii="Times New Roman" w:hAnsi="Times New Roman" w:cs="Times New Roman"/>
                <w:b/>
                <w:bCs/>
                <w:color w:val="auto"/>
                <w:kern w:val="0"/>
                <w:highlight w:val="none"/>
              </w:rPr>
            </w:pPr>
            <w:r>
              <w:rPr>
                <w:rFonts w:hint="default" w:ascii="Times New Roman" w:hAnsi="Times New Roman" w:cs="Times New Roman"/>
                <w:b/>
                <w:bCs/>
                <w:color w:val="auto"/>
                <w:kern w:val="0"/>
                <w:highlight w:val="none"/>
              </w:rPr>
              <w:t>问题</w:t>
            </w:r>
          </w:p>
        </w:tc>
        <w:tc>
          <w:tcPr>
            <w:tcW w:w="3201" w:type="dxa"/>
            <w:tcBorders>
              <w:top w:val="single" w:color="auto" w:sz="4" w:space="0"/>
              <w:left w:val="single" w:color="auto" w:sz="4" w:space="0"/>
              <w:bottom w:val="single" w:color="auto" w:sz="4" w:space="0"/>
              <w:right w:val="single" w:color="auto" w:sz="4" w:space="0"/>
            </w:tcBorders>
            <w:vAlign w:val="center"/>
          </w:tcPr>
          <w:p w14:paraId="2F09AE2E">
            <w:pPr>
              <w:spacing w:line="276" w:lineRule="auto"/>
              <w:jc w:val="center"/>
              <w:rPr>
                <w:rFonts w:hint="default" w:ascii="Times New Roman" w:hAnsi="Times New Roman" w:cs="Times New Roman"/>
                <w:b/>
                <w:bCs/>
                <w:color w:val="auto"/>
                <w:kern w:val="0"/>
                <w:highlight w:val="none"/>
              </w:rPr>
            </w:pPr>
            <w:r>
              <w:rPr>
                <w:rFonts w:hint="default" w:ascii="Times New Roman" w:hAnsi="Times New Roman" w:cs="Times New Roman"/>
                <w:b/>
                <w:bCs/>
                <w:color w:val="auto"/>
                <w:kern w:val="0"/>
                <w:highlight w:val="none"/>
              </w:rPr>
              <w:t>可能产生的原因</w:t>
            </w:r>
          </w:p>
        </w:tc>
        <w:tc>
          <w:tcPr>
            <w:tcW w:w="3279" w:type="dxa"/>
            <w:tcBorders>
              <w:top w:val="single" w:color="auto" w:sz="4" w:space="0"/>
              <w:left w:val="single" w:color="auto" w:sz="4" w:space="0"/>
              <w:bottom w:val="single" w:color="auto" w:sz="4" w:space="0"/>
              <w:right w:val="single" w:color="auto" w:sz="4" w:space="0"/>
            </w:tcBorders>
            <w:vAlign w:val="center"/>
          </w:tcPr>
          <w:p w14:paraId="1F20F487">
            <w:pPr>
              <w:spacing w:line="276" w:lineRule="auto"/>
              <w:jc w:val="center"/>
              <w:rPr>
                <w:rFonts w:hint="default" w:ascii="Times New Roman" w:hAnsi="Times New Roman" w:cs="Times New Roman"/>
                <w:b/>
                <w:bCs/>
                <w:color w:val="auto"/>
                <w:kern w:val="0"/>
                <w:highlight w:val="none"/>
              </w:rPr>
            </w:pPr>
            <w:r>
              <w:rPr>
                <w:rFonts w:hint="default" w:ascii="Times New Roman" w:hAnsi="Times New Roman" w:cs="Times New Roman"/>
                <w:b/>
                <w:bCs/>
                <w:color w:val="auto"/>
                <w:kern w:val="0"/>
                <w:highlight w:val="none"/>
              </w:rPr>
              <w:t>解决办法</w:t>
            </w:r>
          </w:p>
        </w:tc>
      </w:tr>
      <w:tr w14:paraId="7ED8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0B54CAD4">
            <w:pPr>
              <w:spacing w:line="276" w:lineRule="auto"/>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无法启动治疗</w:t>
            </w:r>
          </w:p>
        </w:tc>
        <w:tc>
          <w:tcPr>
            <w:tcW w:w="3201" w:type="dxa"/>
            <w:tcBorders>
              <w:top w:val="single" w:color="auto" w:sz="4" w:space="0"/>
              <w:left w:val="single" w:color="auto" w:sz="4" w:space="0"/>
              <w:bottom w:val="single" w:color="auto" w:sz="4" w:space="0"/>
              <w:right w:val="single" w:color="auto" w:sz="4" w:space="0"/>
            </w:tcBorders>
            <w:vAlign w:val="center"/>
          </w:tcPr>
          <w:p w14:paraId="292E7E92">
            <w:pPr>
              <w:pStyle w:val="35"/>
              <w:numPr>
                <w:ilvl w:val="0"/>
                <w:numId w:val="35"/>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电源可能没有连接</w:t>
            </w:r>
          </w:p>
          <w:p w14:paraId="2855416A">
            <w:pPr>
              <w:pStyle w:val="35"/>
              <w:numPr>
                <w:ilvl w:val="0"/>
                <w:numId w:val="35"/>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呼吸机系统需要重置</w:t>
            </w:r>
          </w:p>
        </w:tc>
        <w:tc>
          <w:tcPr>
            <w:tcW w:w="3279" w:type="dxa"/>
            <w:tcBorders>
              <w:top w:val="single" w:color="auto" w:sz="4" w:space="0"/>
              <w:left w:val="single" w:color="auto" w:sz="4" w:space="0"/>
              <w:bottom w:val="single" w:color="auto" w:sz="4" w:space="0"/>
              <w:right w:val="single" w:color="auto" w:sz="4" w:space="0"/>
            </w:tcBorders>
            <w:vAlign w:val="center"/>
          </w:tcPr>
          <w:p w14:paraId="6C97AFAD">
            <w:pPr>
              <w:pStyle w:val="35"/>
              <w:numPr>
                <w:ilvl w:val="0"/>
                <w:numId w:val="36"/>
              </w:numPr>
              <w:spacing w:line="276" w:lineRule="auto"/>
              <w:ind w:firstLineChars="0"/>
              <w:rPr>
                <w:rFonts w:hint="default" w:ascii="Times New Roman" w:hAnsi="Times New Roman" w:cs="Times New Roman"/>
                <w:color w:val="auto"/>
                <w:kern w:val="0"/>
                <w:sz w:val="21"/>
                <w:szCs w:val="21"/>
                <w:highlight w:val="none"/>
                <w:lang w:val="en-US"/>
              </w:rPr>
            </w:pPr>
            <w:r>
              <w:rPr>
                <w:rFonts w:hint="default" w:ascii="Times New Roman" w:hAnsi="Times New Roman" w:cs="Times New Roman"/>
                <w:color w:val="auto"/>
                <w:kern w:val="0"/>
                <w:sz w:val="21"/>
                <w:szCs w:val="21"/>
                <w:highlight w:val="none"/>
              </w:rPr>
              <w:t>检查电源插头完全插入，</w:t>
            </w:r>
            <w:r>
              <w:rPr>
                <w:rFonts w:hint="default" w:ascii="Times New Roman" w:hAnsi="Times New Roman" w:cs="Times New Roman"/>
                <w:color w:val="auto"/>
                <w:kern w:val="0"/>
                <w:sz w:val="21"/>
                <w:szCs w:val="21"/>
                <w:highlight w:val="none"/>
                <w:lang w:val="en-US" w:eastAsia="zh-CN"/>
              </w:rPr>
              <w:t>显示是否正常。</w:t>
            </w:r>
          </w:p>
          <w:p w14:paraId="0FFFF11E">
            <w:pPr>
              <w:pStyle w:val="35"/>
              <w:numPr>
                <w:ilvl w:val="0"/>
                <w:numId w:val="36"/>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拔掉呼吸机电源，10秒后再插上电源，重新启动</w:t>
            </w:r>
            <w:r>
              <w:rPr>
                <w:rFonts w:hint="default" w:ascii="Times New Roman" w:hAnsi="Times New Roman" w:cs="Times New Roman"/>
                <w:color w:val="auto"/>
                <w:kern w:val="0"/>
                <w:sz w:val="21"/>
                <w:szCs w:val="21"/>
                <w:highlight w:val="none"/>
                <w:lang w:eastAsia="zh-CN"/>
              </w:rPr>
              <w:t>。</w:t>
            </w:r>
          </w:p>
        </w:tc>
      </w:tr>
      <w:tr w14:paraId="4A46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0F507846">
            <w:pPr>
              <w:spacing w:line="276" w:lineRule="auto"/>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治疗过程中突然风机停止工作</w:t>
            </w:r>
          </w:p>
        </w:tc>
        <w:tc>
          <w:tcPr>
            <w:tcW w:w="3201" w:type="dxa"/>
            <w:tcBorders>
              <w:top w:val="single" w:color="auto" w:sz="4" w:space="0"/>
              <w:left w:val="single" w:color="auto" w:sz="4" w:space="0"/>
              <w:bottom w:val="single" w:color="auto" w:sz="4" w:space="0"/>
              <w:right w:val="single" w:color="auto" w:sz="4" w:space="0"/>
            </w:tcBorders>
            <w:vAlign w:val="center"/>
          </w:tcPr>
          <w:p w14:paraId="66B5E139">
            <w:pPr>
              <w:pStyle w:val="35"/>
              <w:numPr>
                <w:ilvl w:val="0"/>
                <w:numId w:val="37"/>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管路可能断开连接</w:t>
            </w:r>
          </w:p>
          <w:p w14:paraId="1EB5C489">
            <w:pPr>
              <w:pStyle w:val="35"/>
              <w:numPr>
                <w:ilvl w:val="0"/>
                <w:numId w:val="37"/>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大量漏气导致</w:t>
            </w:r>
            <w:r>
              <w:rPr>
                <w:rFonts w:hint="default" w:ascii="Times New Roman" w:hAnsi="Times New Roman" w:cs="Times New Roman"/>
                <w:color w:val="auto"/>
                <w:kern w:val="0"/>
                <w:sz w:val="21"/>
                <w:szCs w:val="21"/>
                <w:highlight w:val="none"/>
                <w:lang w:eastAsia="zh-CN"/>
              </w:rPr>
              <w:t>自动</w:t>
            </w:r>
            <w:r>
              <w:rPr>
                <w:rFonts w:hint="default" w:ascii="Times New Roman" w:hAnsi="Times New Roman" w:cs="Times New Roman"/>
                <w:color w:val="auto"/>
                <w:kern w:val="0"/>
                <w:sz w:val="21"/>
                <w:szCs w:val="21"/>
                <w:highlight w:val="none"/>
              </w:rPr>
              <w:t>停机</w:t>
            </w:r>
          </w:p>
        </w:tc>
        <w:tc>
          <w:tcPr>
            <w:tcW w:w="3279" w:type="dxa"/>
            <w:tcBorders>
              <w:top w:val="single" w:color="auto" w:sz="4" w:space="0"/>
              <w:left w:val="single" w:color="auto" w:sz="4" w:space="0"/>
              <w:bottom w:val="single" w:color="auto" w:sz="4" w:space="0"/>
              <w:right w:val="single" w:color="auto" w:sz="4" w:space="0"/>
            </w:tcBorders>
            <w:vAlign w:val="center"/>
          </w:tcPr>
          <w:p w14:paraId="3EC994C0">
            <w:pPr>
              <w:pStyle w:val="35"/>
              <w:numPr>
                <w:ilvl w:val="0"/>
                <w:numId w:val="38"/>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确保管路连到正确</w:t>
            </w:r>
            <w:r>
              <w:rPr>
                <w:rFonts w:hint="default" w:ascii="Times New Roman" w:hAnsi="Times New Roman" w:cs="Times New Roman"/>
                <w:color w:val="auto"/>
                <w:kern w:val="0"/>
                <w:sz w:val="21"/>
                <w:szCs w:val="21"/>
                <w:highlight w:val="none"/>
                <w:lang w:eastAsia="zh-CN"/>
              </w:rPr>
              <w:t>。</w:t>
            </w:r>
          </w:p>
          <w:p w14:paraId="4D6C70B5">
            <w:pPr>
              <w:pStyle w:val="35"/>
              <w:numPr>
                <w:ilvl w:val="0"/>
                <w:numId w:val="38"/>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关闭</w:t>
            </w:r>
            <w:r>
              <w:rPr>
                <w:rFonts w:hint="default" w:ascii="Times New Roman" w:hAnsi="Times New Roman" w:cs="Times New Roman"/>
                <w:color w:val="auto"/>
                <w:kern w:val="0"/>
                <w:sz w:val="21"/>
                <w:szCs w:val="21"/>
                <w:highlight w:val="none"/>
                <w:lang w:eastAsia="zh-CN"/>
              </w:rPr>
              <w:t>自动</w:t>
            </w:r>
            <w:r>
              <w:rPr>
                <w:rFonts w:hint="default" w:ascii="Times New Roman" w:hAnsi="Times New Roman" w:cs="Times New Roman"/>
                <w:color w:val="auto"/>
                <w:kern w:val="0"/>
                <w:sz w:val="21"/>
                <w:szCs w:val="21"/>
                <w:highlight w:val="none"/>
              </w:rPr>
              <w:t>停机功能</w:t>
            </w:r>
            <w:r>
              <w:rPr>
                <w:rFonts w:hint="default" w:ascii="Times New Roman" w:hAnsi="Times New Roman" w:cs="Times New Roman"/>
                <w:color w:val="auto"/>
                <w:kern w:val="0"/>
                <w:sz w:val="21"/>
                <w:szCs w:val="21"/>
                <w:highlight w:val="none"/>
                <w:lang w:eastAsia="zh-CN"/>
              </w:rPr>
              <w:t>。</w:t>
            </w:r>
          </w:p>
        </w:tc>
      </w:tr>
      <w:tr w14:paraId="4B17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70A97B30">
            <w:pPr>
              <w:spacing w:line="276" w:lineRule="auto"/>
              <w:rPr>
                <w:rFonts w:hint="default" w:ascii="Times New Roman" w:hAnsi="Times New Roman" w:eastAsia="SimSun"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电机虽然工作，但鼻罩压力与治疗压力不同</w:t>
            </w:r>
          </w:p>
        </w:tc>
        <w:tc>
          <w:tcPr>
            <w:tcW w:w="3201" w:type="dxa"/>
            <w:tcBorders>
              <w:top w:val="single" w:color="auto" w:sz="4" w:space="0"/>
              <w:left w:val="single" w:color="auto" w:sz="4" w:space="0"/>
              <w:bottom w:val="single" w:color="auto" w:sz="4" w:space="0"/>
              <w:right w:val="single" w:color="auto" w:sz="4" w:space="0"/>
            </w:tcBorders>
            <w:vAlign w:val="center"/>
          </w:tcPr>
          <w:p w14:paraId="60961618">
            <w:pPr>
              <w:pStyle w:val="35"/>
              <w:numPr>
                <w:ilvl w:val="0"/>
                <w:numId w:val="39"/>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管路连接不当</w:t>
            </w:r>
          </w:p>
          <w:p w14:paraId="563E8E1D">
            <w:pPr>
              <w:pStyle w:val="35"/>
              <w:numPr>
                <w:ilvl w:val="0"/>
                <w:numId w:val="39"/>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鼻罩或管路漏气</w:t>
            </w:r>
          </w:p>
          <w:p w14:paraId="3E7B7398">
            <w:pPr>
              <w:pStyle w:val="35"/>
              <w:numPr>
                <w:ilvl w:val="0"/>
                <w:numId w:val="39"/>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呼吸机故障</w:t>
            </w:r>
          </w:p>
        </w:tc>
        <w:tc>
          <w:tcPr>
            <w:tcW w:w="3279" w:type="dxa"/>
            <w:tcBorders>
              <w:top w:val="single" w:color="auto" w:sz="4" w:space="0"/>
              <w:left w:val="single" w:color="auto" w:sz="4" w:space="0"/>
              <w:bottom w:val="single" w:color="auto" w:sz="4" w:space="0"/>
              <w:right w:val="single" w:color="auto" w:sz="4" w:space="0"/>
            </w:tcBorders>
            <w:vAlign w:val="center"/>
          </w:tcPr>
          <w:p w14:paraId="127466C0">
            <w:pPr>
              <w:pStyle w:val="35"/>
              <w:numPr>
                <w:ilvl w:val="0"/>
                <w:numId w:val="40"/>
              </w:numPr>
              <w:spacing w:line="276" w:lineRule="auto"/>
              <w:ind w:firstLineChars="0"/>
              <w:rPr>
                <w:rFonts w:hint="default" w:ascii="Times New Roman" w:hAnsi="Times New Roman"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正确连接呼吸管路</w:t>
            </w:r>
          </w:p>
          <w:p w14:paraId="7322FC19">
            <w:pPr>
              <w:pStyle w:val="35"/>
              <w:numPr>
                <w:ilvl w:val="0"/>
                <w:numId w:val="40"/>
              </w:numPr>
              <w:spacing w:line="276" w:lineRule="auto"/>
              <w:ind w:firstLineChars="0"/>
              <w:rPr>
                <w:rFonts w:hint="default" w:ascii="Times New Roman" w:hAnsi="Times New Roman"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检查鼻罩或管路是否破损</w:t>
            </w:r>
          </w:p>
          <w:p w14:paraId="53E27E35">
            <w:pPr>
              <w:pStyle w:val="35"/>
              <w:numPr>
                <w:ilvl w:val="0"/>
                <w:numId w:val="40"/>
              </w:numPr>
              <w:spacing w:line="276" w:lineRule="auto"/>
              <w:ind w:firstLineChars="0"/>
              <w:rPr>
                <w:rFonts w:hint="default" w:ascii="Times New Roman" w:hAnsi="Times New Roman"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请联系设备供应商</w:t>
            </w:r>
          </w:p>
        </w:tc>
      </w:tr>
      <w:tr w14:paraId="0564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2A3022CC">
            <w:pPr>
              <w:spacing w:line="276" w:lineRule="auto"/>
              <w:rPr>
                <w:rFonts w:hint="default"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输出压力过低</w:t>
            </w:r>
          </w:p>
        </w:tc>
        <w:tc>
          <w:tcPr>
            <w:tcW w:w="3201" w:type="dxa"/>
            <w:tcBorders>
              <w:top w:val="single" w:color="auto" w:sz="4" w:space="0"/>
              <w:left w:val="single" w:color="auto" w:sz="4" w:space="0"/>
              <w:bottom w:val="single" w:color="auto" w:sz="4" w:space="0"/>
              <w:right w:val="single" w:color="auto" w:sz="4" w:space="0"/>
            </w:tcBorders>
            <w:vAlign w:val="center"/>
          </w:tcPr>
          <w:p w14:paraId="3980BE00">
            <w:pPr>
              <w:pStyle w:val="35"/>
              <w:numPr>
                <w:ilvl w:val="0"/>
                <w:numId w:val="41"/>
              </w:numPr>
              <w:spacing w:line="276" w:lineRule="auto"/>
              <w:ind w:firstLineChars="0"/>
              <w:rPr>
                <w:rFonts w:hint="eastAsia"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空气滤芯或出气口堵塞</w:t>
            </w:r>
          </w:p>
          <w:p w14:paraId="3C5EE684">
            <w:pPr>
              <w:pStyle w:val="35"/>
              <w:numPr>
                <w:ilvl w:val="0"/>
                <w:numId w:val="41"/>
              </w:numPr>
              <w:spacing w:line="276" w:lineRule="auto"/>
              <w:ind w:firstLineChars="0"/>
              <w:rPr>
                <w:rFonts w:hint="eastAsia"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治疗压力被无意重新设置</w:t>
            </w:r>
          </w:p>
          <w:p w14:paraId="7D95BD0C">
            <w:pPr>
              <w:pStyle w:val="35"/>
              <w:numPr>
                <w:ilvl w:val="0"/>
                <w:numId w:val="41"/>
              </w:numPr>
              <w:spacing w:line="276" w:lineRule="auto"/>
              <w:ind w:firstLineChars="0"/>
              <w:rPr>
                <w:rFonts w:hint="eastAsia"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设置了延时升压时间</w:t>
            </w:r>
          </w:p>
        </w:tc>
        <w:tc>
          <w:tcPr>
            <w:tcW w:w="3279" w:type="dxa"/>
            <w:tcBorders>
              <w:top w:val="single" w:color="auto" w:sz="4" w:space="0"/>
              <w:left w:val="single" w:color="auto" w:sz="4" w:space="0"/>
              <w:bottom w:val="single" w:color="auto" w:sz="4" w:space="0"/>
              <w:right w:val="single" w:color="auto" w:sz="4" w:space="0"/>
            </w:tcBorders>
            <w:vAlign w:val="center"/>
          </w:tcPr>
          <w:p w14:paraId="0E8AE9DE">
            <w:pPr>
              <w:pStyle w:val="35"/>
              <w:numPr>
                <w:ilvl w:val="0"/>
                <w:numId w:val="42"/>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清洁或替换空气滤芯</w:t>
            </w:r>
          </w:p>
          <w:p w14:paraId="62613E0A">
            <w:pPr>
              <w:pStyle w:val="35"/>
              <w:numPr>
                <w:ilvl w:val="0"/>
                <w:numId w:val="42"/>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联系医生</w:t>
            </w:r>
          </w:p>
          <w:p w14:paraId="11AE8EFA">
            <w:pPr>
              <w:pStyle w:val="35"/>
              <w:numPr>
                <w:ilvl w:val="0"/>
                <w:numId w:val="42"/>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如有必要，取消延时升压时间或重新设置</w:t>
            </w:r>
          </w:p>
        </w:tc>
      </w:tr>
      <w:tr w14:paraId="64B8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2E5C86D1">
            <w:pPr>
              <w:spacing w:line="276" w:lineRule="auto"/>
              <w:rPr>
                <w:rFonts w:hint="default"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湿化器漏水</w:t>
            </w:r>
          </w:p>
        </w:tc>
        <w:tc>
          <w:tcPr>
            <w:tcW w:w="3201" w:type="dxa"/>
            <w:tcBorders>
              <w:top w:val="single" w:color="auto" w:sz="4" w:space="0"/>
              <w:left w:val="single" w:color="auto" w:sz="4" w:space="0"/>
              <w:bottom w:val="single" w:color="auto" w:sz="4" w:space="0"/>
              <w:right w:val="single" w:color="auto" w:sz="4" w:space="0"/>
            </w:tcBorders>
            <w:vAlign w:val="center"/>
          </w:tcPr>
          <w:p w14:paraId="0D2BC048">
            <w:pPr>
              <w:pStyle w:val="35"/>
              <w:numPr>
                <w:ilvl w:val="0"/>
                <w:numId w:val="43"/>
              </w:numPr>
              <w:spacing w:line="276" w:lineRule="auto"/>
              <w:ind w:firstLineChars="0"/>
              <w:rPr>
                <w:rFonts w:hint="eastAsia"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湿化器组装不正确</w:t>
            </w:r>
          </w:p>
          <w:p w14:paraId="5BE6DBF3">
            <w:pPr>
              <w:pStyle w:val="35"/>
              <w:numPr>
                <w:ilvl w:val="0"/>
                <w:numId w:val="43"/>
              </w:numPr>
              <w:spacing w:line="276" w:lineRule="auto"/>
              <w:ind w:firstLineChars="0"/>
              <w:rPr>
                <w:rFonts w:hint="eastAsia"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湿化器损坏</w:t>
            </w:r>
          </w:p>
        </w:tc>
        <w:tc>
          <w:tcPr>
            <w:tcW w:w="3279" w:type="dxa"/>
            <w:tcBorders>
              <w:top w:val="single" w:color="auto" w:sz="4" w:space="0"/>
              <w:left w:val="single" w:color="auto" w:sz="4" w:space="0"/>
              <w:bottom w:val="single" w:color="auto" w:sz="4" w:space="0"/>
              <w:right w:val="single" w:color="auto" w:sz="4" w:space="0"/>
            </w:tcBorders>
            <w:vAlign w:val="center"/>
          </w:tcPr>
          <w:p w14:paraId="4739C8E8">
            <w:pPr>
              <w:pStyle w:val="35"/>
              <w:numPr>
                <w:ilvl w:val="0"/>
                <w:numId w:val="44"/>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请参照使用说明书正确组装</w:t>
            </w:r>
          </w:p>
          <w:p w14:paraId="7890C998">
            <w:pPr>
              <w:pStyle w:val="35"/>
              <w:numPr>
                <w:ilvl w:val="0"/>
                <w:numId w:val="44"/>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确认湿化器是否损坏，如损坏请联系设备供应商</w:t>
            </w:r>
          </w:p>
        </w:tc>
      </w:tr>
      <w:tr w14:paraId="525B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71D936CA">
            <w:pPr>
              <w:spacing w:line="276" w:lineRule="auto"/>
              <w:rPr>
                <w:rFonts w:hint="default" w:ascii="Times New Roman" w:hAnsi="Times New Roman" w:eastAsia="SimSun" w:cs="Times New Roman"/>
                <w:color w:val="auto"/>
                <w:kern w:val="0"/>
                <w:sz w:val="21"/>
                <w:szCs w:val="21"/>
                <w:highlight w:val="none"/>
                <w:lang w:val="en-US" w:eastAsia="zh-CN"/>
              </w:rPr>
            </w:pPr>
            <w:r>
              <w:rPr>
                <w:rFonts w:hint="eastAsia" w:cs="Times New Roman"/>
                <w:color w:val="auto"/>
                <w:kern w:val="0"/>
                <w:sz w:val="21"/>
                <w:szCs w:val="21"/>
                <w:highlight w:val="none"/>
                <w:lang w:val="en-US" w:eastAsia="zh-CN"/>
              </w:rPr>
              <w:t>屏幕只有断断续续的信息或没有信息</w:t>
            </w:r>
          </w:p>
        </w:tc>
        <w:tc>
          <w:tcPr>
            <w:tcW w:w="3201" w:type="dxa"/>
            <w:tcBorders>
              <w:top w:val="single" w:color="auto" w:sz="4" w:space="0"/>
              <w:left w:val="single" w:color="auto" w:sz="4" w:space="0"/>
              <w:bottom w:val="single" w:color="auto" w:sz="4" w:space="0"/>
              <w:right w:val="single" w:color="auto" w:sz="4" w:space="0"/>
            </w:tcBorders>
            <w:vAlign w:val="center"/>
          </w:tcPr>
          <w:p w14:paraId="7D081480">
            <w:pPr>
              <w:pStyle w:val="35"/>
              <w:numPr>
                <w:ilvl w:val="0"/>
                <w:numId w:val="45"/>
              </w:numPr>
              <w:spacing w:line="276" w:lineRule="auto"/>
              <w:ind w:firstLineChars="0"/>
              <w:rPr>
                <w:rFonts w:hint="default" w:ascii="Times New Roman" w:hAnsi="Times New Roman" w:cs="Times New Roman"/>
                <w:color w:val="auto"/>
                <w:kern w:val="0"/>
                <w:sz w:val="21"/>
                <w:szCs w:val="21"/>
                <w:highlight w:val="none"/>
              </w:rPr>
            </w:pPr>
            <w:r>
              <w:rPr>
                <w:rFonts w:hint="eastAsia" w:cs="Times New Roman"/>
                <w:color w:val="auto"/>
                <w:kern w:val="0"/>
                <w:sz w:val="21"/>
                <w:szCs w:val="21"/>
                <w:highlight w:val="none"/>
                <w:lang w:val="en-US" w:eastAsia="zh-CN"/>
              </w:rPr>
              <w:t>操作系统需要重设并且重新启动</w:t>
            </w:r>
          </w:p>
        </w:tc>
        <w:tc>
          <w:tcPr>
            <w:tcW w:w="3279" w:type="dxa"/>
            <w:tcBorders>
              <w:top w:val="single" w:color="auto" w:sz="4" w:space="0"/>
              <w:left w:val="single" w:color="auto" w:sz="4" w:space="0"/>
              <w:bottom w:val="single" w:color="auto" w:sz="4" w:space="0"/>
              <w:right w:val="single" w:color="auto" w:sz="4" w:space="0"/>
            </w:tcBorders>
            <w:vAlign w:val="center"/>
          </w:tcPr>
          <w:p w14:paraId="3367CEE3">
            <w:pPr>
              <w:pStyle w:val="35"/>
              <w:numPr>
                <w:ilvl w:val="0"/>
                <w:numId w:val="46"/>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拔掉呼吸机电源，10秒后再插上电源，重新启动</w:t>
            </w:r>
            <w:r>
              <w:rPr>
                <w:rFonts w:hint="default" w:ascii="Times New Roman" w:hAnsi="Times New Roman" w:cs="Times New Roman"/>
                <w:color w:val="auto"/>
                <w:kern w:val="0"/>
                <w:sz w:val="21"/>
                <w:szCs w:val="21"/>
                <w:highlight w:val="none"/>
                <w:lang w:eastAsia="zh-CN"/>
              </w:rPr>
              <w:t>。</w:t>
            </w:r>
          </w:p>
        </w:tc>
      </w:tr>
      <w:tr w14:paraId="4D70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tcBorders>
              <w:top w:val="single" w:color="auto" w:sz="4" w:space="0"/>
              <w:left w:val="single" w:color="auto" w:sz="4" w:space="0"/>
              <w:bottom w:val="single" w:color="auto" w:sz="4" w:space="0"/>
              <w:right w:val="single" w:color="auto" w:sz="4" w:space="0"/>
            </w:tcBorders>
            <w:vAlign w:val="center"/>
          </w:tcPr>
          <w:p w14:paraId="7DD21468">
            <w:pPr>
              <w:spacing w:line="276" w:lineRule="auto"/>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设备无法与App匹配</w:t>
            </w:r>
          </w:p>
        </w:tc>
        <w:tc>
          <w:tcPr>
            <w:tcW w:w="3201" w:type="dxa"/>
            <w:tcBorders>
              <w:top w:val="single" w:color="auto" w:sz="4" w:space="0"/>
              <w:left w:val="single" w:color="auto" w:sz="4" w:space="0"/>
              <w:bottom w:val="single" w:color="auto" w:sz="4" w:space="0"/>
              <w:right w:val="single" w:color="auto" w:sz="4" w:space="0"/>
            </w:tcBorders>
            <w:vAlign w:val="center"/>
          </w:tcPr>
          <w:p w14:paraId="37F60B56">
            <w:pPr>
              <w:pStyle w:val="35"/>
              <w:numPr>
                <w:ilvl w:val="0"/>
                <w:numId w:val="47"/>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rPr>
              <w:t>设备被其他App绑定</w:t>
            </w:r>
          </w:p>
        </w:tc>
        <w:tc>
          <w:tcPr>
            <w:tcW w:w="3279" w:type="dxa"/>
            <w:tcBorders>
              <w:top w:val="single" w:color="auto" w:sz="4" w:space="0"/>
              <w:left w:val="single" w:color="auto" w:sz="4" w:space="0"/>
              <w:bottom w:val="single" w:color="auto" w:sz="4" w:space="0"/>
              <w:right w:val="single" w:color="auto" w:sz="4" w:space="0"/>
            </w:tcBorders>
            <w:vAlign w:val="center"/>
          </w:tcPr>
          <w:p w14:paraId="77DBCADF">
            <w:pPr>
              <w:pStyle w:val="35"/>
              <w:numPr>
                <w:ilvl w:val="0"/>
                <w:numId w:val="48"/>
              </w:numPr>
              <w:spacing w:line="276" w:lineRule="auto"/>
              <w:ind w:firstLineChars="0"/>
              <w:rPr>
                <w:rFonts w:hint="default" w:ascii="Times New Roman" w:hAnsi="Times New Roman" w:cs="Times New Roman"/>
                <w:color w:val="auto"/>
                <w:kern w:val="0"/>
                <w:sz w:val="21"/>
                <w:szCs w:val="21"/>
                <w:highlight w:val="none"/>
              </w:rPr>
            </w:pPr>
            <w:r>
              <w:rPr>
                <w:rFonts w:hint="default" w:ascii="Times New Roman" w:hAnsi="Times New Roman" w:cs="Times New Roman"/>
                <w:color w:val="auto"/>
                <w:kern w:val="0"/>
                <w:sz w:val="21"/>
                <w:szCs w:val="21"/>
                <w:highlight w:val="none"/>
                <w:lang w:val="en-US" w:eastAsia="zh-CN"/>
              </w:rPr>
              <w:t>重置蓝牙。</w:t>
            </w:r>
          </w:p>
        </w:tc>
      </w:tr>
    </w:tbl>
    <w:p w14:paraId="5A2AA0D4">
      <w:pPr>
        <w:rPr>
          <w:rFonts w:hint="default" w:ascii="Times New Roman" w:hAnsi="Times New Roman" w:cs="Times New Roman"/>
          <w:color w:val="auto"/>
          <w:highlight w:val="none"/>
        </w:rPr>
      </w:pPr>
    </w:p>
    <w:p w14:paraId="16007234">
      <w:pPr>
        <w:pStyle w:val="2"/>
        <w:numPr>
          <w:ilvl w:val="0"/>
          <w:numId w:val="0"/>
        </w:numPr>
        <w:spacing w:after="240" w:line="360" w:lineRule="auto"/>
        <w:rPr>
          <w:rFonts w:hint="default" w:ascii="Times New Roman" w:hAnsi="Times New Roman" w:cs="Times New Roman"/>
          <w:color w:val="auto"/>
          <w:sz w:val="30"/>
          <w:highlight w:val="none"/>
        </w:rPr>
      </w:pPr>
      <w:bookmarkStart w:id="53" w:name="_Toc17634"/>
      <w:bookmarkStart w:id="54" w:name="_Toc29895"/>
      <w:r>
        <w:rPr>
          <w:rFonts w:hint="eastAsia" w:cs="Times New Roman"/>
          <w:color w:val="auto"/>
          <w:sz w:val="30"/>
          <w:highlight w:val="none"/>
          <w:lang w:val="en-US" w:eastAsia="zh-CN"/>
        </w:rPr>
        <w:t>十、</w:t>
      </w:r>
      <w:r>
        <w:rPr>
          <w:rFonts w:hint="default" w:ascii="Times New Roman" w:hAnsi="Times New Roman" w:cs="Times New Roman"/>
          <w:color w:val="auto"/>
          <w:sz w:val="30"/>
          <w:highlight w:val="none"/>
        </w:rPr>
        <w:t>安全使用原则</w:t>
      </w:r>
      <w:bookmarkEnd w:id="53"/>
      <w:bookmarkEnd w:id="54"/>
    </w:p>
    <w:p w14:paraId="564582D3">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2BA769A7">
      <w:pPr>
        <w:pStyle w:val="35"/>
        <w:numPr>
          <w:ilvl w:val="0"/>
          <w:numId w:val="49"/>
        </w:numPr>
        <w:ind w:firstLineChars="0"/>
        <w:rPr>
          <w:ins w:id="704" w:author="95%" w:date="2026-09-10T15:04:11Z"/>
          <w:rFonts w:hint="default" w:ascii="Times New Roman" w:hAnsi="Times New Roman" w:eastAsia="FangSong" w:cs="Times New Roman"/>
          <w:b/>
          <w:color w:val="auto"/>
          <w:highlight w:val="none"/>
        </w:rPr>
      </w:pPr>
      <w:r>
        <w:rPr>
          <w:rFonts w:hint="default" w:ascii="Times New Roman" w:hAnsi="Times New Roman" w:cs="Times New Roman"/>
          <w:color w:val="auto"/>
          <w:highlight w:val="none"/>
        </w:rPr>
        <w:t>本手册中的使用指南并不能替代医疗方案，请在医生指导下使用。</w:t>
      </w:r>
    </w:p>
    <w:p w14:paraId="21D78333">
      <w:pPr>
        <w:pStyle w:val="35"/>
        <w:numPr>
          <w:ilvl w:val="0"/>
          <w:numId w:val="49"/>
        </w:numPr>
        <w:ind w:firstLineChars="0"/>
        <w:rPr>
          <w:ins w:id="705" w:author="95%" w:date="2026-09-09T15:23:14Z"/>
          <w:rFonts w:hint="default" w:ascii="Times New Roman" w:hAnsi="Times New Roman" w:cs="Times New Roman"/>
          <w:color w:val="auto"/>
          <w:highlight w:val="none"/>
        </w:rPr>
      </w:pPr>
      <w:ins w:id="706" w:author="95%" w:date="2026-09-10T15:04:11Z">
        <w:commentRangeStart w:id="9"/>
        <w:r>
          <w:rPr>
            <w:rFonts w:hint="default" w:ascii="Times New Roman" w:hAnsi="Times New Roman" w:eastAsia="SimSun" w:cs="Times New Roman"/>
            <w:b w:val="0"/>
            <w:color w:val="auto"/>
            <w:highlight w:val="none"/>
            <w:rPrChange w:id="707" w:author="95%" w:date="2026-09-10T16:23:08Z">
              <w:rPr>
                <w:rFonts w:hint="default" w:ascii="Times New Roman" w:hAnsi="Times New Roman" w:eastAsia="FangSong" w:cs="Times New Roman"/>
                <w:b/>
                <w:color w:val="auto"/>
                <w:highlight w:val="none"/>
              </w:rPr>
            </w:rPrChange>
          </w:rPr>
          <w:t>患</w:t>
        </w:r>
      </w:ins>
      <w:ins w:id="708" w:author="95%" w:date="2026-09-10T15:04:11Z">
        <w:r>
          <w:rPr>
            <w:rFonts w:hint="default" w:ascii="Times New Roman" w:hAnsi="Times New Roman" w:eastAsia="SimSun" w:cs="Times New Roman"/>
            <w:b w:val="0"/>
            <w:color w:val="auto"/>
            <w:highlight w:val="none"/>
            <w:rPrChange w:id="709" w:author="95%" w:date="2026-09-10T16:23:04Z">
              <w:rPr>
                <w:rFonts w:hint="default" w:ascii="Times New Roman" w:hAnsi="Times New Roman" w:eastAsia="FangSong" w:cs="Times New Roman"/>
                <w:b/>
                <w:color w:val="auto"/>
                <w:highlight w:val="none"/>
              </w:rPr>
            </w:rPrChange>
          </w:rPr>
          <w:t>者可以按照本说明书</w:t>
        </w:r>
        <w:commentRangeEnd w:id="9"/>
      </w:ins>
      <w:r>
        <w:rPr>
          <w:color w:val="auto"/>
          <w:highlight w:val="none"/>
          <w:rPrChange w:id="710" w:author="95%" w:date="2026-09-10T16:23:08Z">
            <w:rPr/>
          </w:rPrChange>
        </w:rPr>
        <w:commentReference w:id="9"/>
      </w:r>
      <w:ins w:id="711" w:author="95%" w:date="2026-09-10T15:04:11Z">
        <w:r>
          <w:rPr>
            <w:rFonts w:hint="default" w:ascii="Times New Roman" w:hAnsi="Times New Roman" w:eastAsia="SimSun" w:cs="Times New Roman"/>
            <w:b w:val="0"/>
            <w:color w:val="auto"/>
            <w:highlight w:val="none"/>
            <w:rPrChange w:id="712" w:author="95%" w:date="2026-09-10T16:23:04Z">
              <w:rPr>
                <w:rFonts w:hint="default" w:ascii="Times New Roman" w:hAnsi="Times New Roman" w:eastAsia="FangSong" w:cs="Times New Roman"/>
                <w:b/>
                <w:color w:val="auto"/>
                <w:highlight w:val="none"/>
              </w:rPr>
            </w:rPrChange>
          </w:rPr>
          <w:t>进行设</w:t>
        </w:r>
      </w:ins>
      <w:ins w:id="713" w:author="95%" w:date="2026-09-10T15:05:02Z">
        <w:r>
          <w:rPr>
            <w:rFonts w:hint="default" w:eastAsia="SimSun" w:cs="Times New Roman"/>
            <w:b w:val="0"/>
            <w:color w:val="auto"/>
            <w:highlight w:val="none"/>
            <w:lang w:val="en-US" w:eastAsia="zh-CN"/>
            <w:rPrChange w:id="714" w:author="95%" w:date="2026-09-10T16:23:08Z">
              <w:rPr>
                <w:rFonts w:hint="eastAsia" w:eastAsia="FangSong" w:cs="Times New Roman"/>
                <w:b/>
                <w:color w:val="auto"/>
                <w:highlight w:val="none"/>
                <w:lang w:val="en-US" w:eastAsia="zh-CN"/>
              </w:rPr>
            </w:rPrChange>
          </w:rPr>
          <w:t>水箱使用</w:t>
        </w:r>
      </w:ins>
      <w:ins w:id="715" w:author="95%" w:date="2026-09-10T15:04:11Z">
        <w:r>
          <w:rPr>
            <w:rFonts w:hint="default" w:ascii="Times New Roman" w:hAnsi="Times New Roman" w:eastAsia="SimSun" w:cs="Times New Roman"/>
            <w:b w:val="0"/>
            <w:color w:val="auto"/>
            <w:highlight w:val="none"/>
            <w:rPrChange w:id="716" w:author="95%" w:date="2026-09-10T16:23:04Z">
              <w:rPr>
                <w:rFonts w:hint="default" w:ascii="Times New Roman" w:hAnsi="Times New Roman" w:eastAsia="FangSong" w:cs="Times New Roman"/>
                <w:b/>
                <w:color w:val="auto"/>
                <w:highlight w:val="none"/>
              </w:rPr>
            </w:rPrChange>
          </w:rPr>
          <w:t>、管路和面罩连接、启动和停止治疗、日常清洁以及空气滤芯更换。患者不得拆卸设备外壳、修改设备、维修内部部件或进行校准</w:t>
        </w:r>
      </w:ins>
      <w:ins w:id="717" w:author="95%" w:date="2026-09-10T15:04:11Z">
        <w:r>
          <w:rPr>
            <w:rFonts w:hint="default" w:ascii="Times New Roman" w:hAnsi="Times New Roman" w:eastAsia="SimSun" w:cs="Times New Roman"/>
            <w:b w:val="0"/>
            <w:color w:val="auto"/>
            <w:highlight w:val="none"/>
            <w:rPrChange w:id="718" w:author="95%" w:date="2026-09-10T16:23:08Z">
              <w:rPr>
                <w:rFonts w:hint="default" w:ascii="Times New Roman" w:hAnsi="Times New Roman" w:eastAsia="FangSong" w:cs="Times New Roman"/>
                <w:b/>
                <w:color w:val="auto"/>
                <w:highlight w:val="none"/>
              </w:rPr>
            </w:rPrChange>
          </w:rPr>
          <w:t>。</w:t>
        </w:r>
      </w:ins>
    </w:p>
    <w:p w14:paraId="6B9728BA">
      <w:pPr>
        <w:pStyle w:val="35"/>
        <w:numPr>
          <w:ilvl w:val="0"/>
          <w:numId w:val="49"/>
        </w:numPr>
        <w:ind w:firstLineChars="0"/>
        <w:rPr>
          <w:ins w:id="719" w:author="95%" w:date="2026-09-09T15:23:40Z"/>
          <w:rFonts w:hint="default" w:ascii="Times New Roman" w:hAnsi="Times New Roman" w:cs="Times New Roman"/>
          <w:color w:val="auto"/>
          <w:highlight w:val="none"/>
        </w:rPr>
      </w:pPr>
      <w:ins w:id="720" w:author="95%" w:date="2026-09-09T15:23:34Z">
        <w:commentRangeStart w:id="10"/>
        <w:r>
          <w:rPr>
            <w:rFonts w:hint="eastAsia" w:cs="Times New Roman"/>
            <w:color w:val="auto"/>
            <w:highlight w:val="none"/>
            <w:lang w:val="en-US" w:eastAsia="zh-CN"/>
          </w:rPr>
          <w:t>确保治疗压力</w:t>
        </w:r>
        <w:commentRangeEnd w:id="10"/>
      </w:ins>
      <w:r>
        <w:commentReference w:id="10"/>
      </w:r>
      <w:ins w:id="721" w:author="95%" w:date="2026-09-09T15:23:34Z">
        <w:r>
          <w:rPr>
            <w:rFonts w:hint="eastAsia" w:cs="Times New Roman"/>
            <w:color w:val="auto"/>
            <w:highlight w:val="none"/>
            <w:lang w:val="en-US" w:eastAsia="zh-CN"/>
          </w:rPr>
          <w:t>设置是根据设备及附件的组合，按照患者个人情况设定的</w:t>
        </w:r>
      </w:ins>
      <w:ins w:id="722" w:author="95%" w:date="2026-09-09T15:23:40Z">
        <w:r>
          <w:rPr>
            <w:rFonts w:hint="eastAsia" w:cs="Times New Roman"/>
            <w:color w:val="auto"/>
            <w:highlight w:val="none"/>
            <w:lang w:val="en-US" w:eastAsia="zh-CN"/>
          </w:rPr>
          <w:t>。</w:t>
        </w:r>
      </w:ins>
    </w:p>
    <w:p w14:paraId="7CAF0D24">
      <w:pPr>
        <w:pStyle w:val="35"/>
        <w:numPr>
          <w:ilvl w:val="0"/>
          <w:numId w:val="49"/>
        </w:numPr>
        <w:ind w:firstLineChars="0"/>
        <w:rPr>
          <w:ins w:id="723" w:author="95%" w:date="2026-09-09T15:50:27Z"/>
          <w:rFonts w:hint="default" w:ascii="Times New Roman" w:hAnsi="Times New Roman" w:cs="Times New Roman"/>
          <w:color w:val="auto"/>
          <w:highlight w:val="none"/>
        </w:rPr>
      </w:pPr>
      <w:ins w:id="724" w:author="95%" w:date="2026-09-09T15:23:46Z">
        <w:r>
          <w:rPr>
            <w:rFonts w:hint="default" w:ascii="Times New Roman" w:hAnsi="Times New Roman" w:cs="Times New Roman"/>
            <w:color w:val="auto"/>
            <w:highlight w:val="none"/>
          </w:rPr>
          <w:t>患者接口的恰当放置和固定对于设备的持续运行至关重要</w:t>
        </w:r>
      </w:ins>
      <w:ins w:id="725" w:author="95%" w:date="2026-09-09T15:23:47Z">
        <w:r>
          <w:rPr>
            <w:rFonts w:hint="eastAsia" w:cs="Times New Roman"/>
            <w:color w:val="auto"/>
            <w:highlight w:val="none"/>
            <w:lang w:eastAsia="zh-CN"/>
          </w:rPr>
          <w:t>。</w:t>
        </w:r>
      </w:ins>
    </w:p>
    <w:p w14:paraId="3A4E2E4E">
      <w:pPr>
        <w:pStyle w:val="35"/>
        <w:numPr>
          <w:ilvl w:val="0"/>
          <w:numId w:val="49"/>
        </w:numPr>
        <w:ind w:firstLineChars="0"/>
        <w:rPr>
          <w:ins w:id="726" w:author="95%" w:date="2026-09-09T15:52:03Z"/>
          <w:rFonts w:hint="default" w:ascii="Times New Roman" w:hAnsi="Times New Roman" w:cs="Times New Roman"/>
          <w:color w:val="auto"/>
          <w:highlight w:val="none"/>
        </w:rPr>
      </w:pPr>
      <w:ins w:id="727" w:author="95%" w:date="2026-09-09T15:51:53Z">
        <w:commentRangeStart w:id="11"/>
        <w:r>
          <w:rPr>
            <w:rFonts w:hint="eastAsia" w:cs="Times New Roman"/>
            <w:color w:val="auto"/>
            <w:highlight w:val="none"/>
            <w:lang w:val="en-US" w:eastAsia="zh-CN"/>
          </w:rPr>
          <w:t>在使用前，宜</w:t>
        </w:r>
        <w:commentRangeEnd w:id="11"/>
      </w:ins>
      <w:r>
        <w:commentReference w:id="11"/>
      </w:r>
      <w:ins w:id="728" w:author="95%" w:date="2026-09-09T15:51:53Z">
        <w:r>
          <w:rPr>
            <w:rFonts w:hint="eastAsia" w:cs="Times New Roman"/>
            <w:color w:val="auto"/>
            <w:highlight w:val="none"/>
            <w:lang w:val="en-US" w:eastAsia="zh-CN"/>
          </w:rPr>
          <w:t>确保设备和部件以及用于连接至患者的所有附件的兼容性</w:t>
        </w:r>
      </w:ins>
      <w:ins w:id="729" w:author="95%" w:date="2026-09-09T15:51:27Z">
        <w:r>
          <w:rPr>
            <w:rFonts w:hint="eastAsia" w:cs="Times New Roman"/>
            <w:color w:val="auto"/>
            <w:highlight w:val="none"/>
            <w:lang w:val="en-US" w:eastAsia="zh-CN"/>
          </w:rPr>
          <w:t>。</w:t>
        </w:r>
      </w:ins>
    </w:p>
    <w:p w14:paraId="299FE4A9">
      <w:pPr>
        <w:pStyle w:val="35"/>
        <w:numPr>
          <w:ilvl w:val="0"/>
          <w:numId w:val="49"/>
        </w:numPr>
        <w:ind w:firstLineChars="0"/>
        <w:rPr>
          <w:ins w:id="730" w:author="95%" w:date="2026-09-09T15:51:27Z"/>
          <w:rFonts w:hint="default" w:ascii="Times New Roman" w:hAnsi="Times New Roman" w:cs="Times New Roman"/>
          <w:color w:val="auto"/>
          <w:highlight w:val="none"/>
        </w:rPr>
      </w:pPr>
      <w:ins w:id="731" w:author="95%" w:date="2026-09-09T15:52:14Z">
        <w:r>
          <w:rPr>
            <w:rFonts w:hint="default" w:ascii="Times New Roman" w:hAnsi="Times New Roman" w:cs="Times New Roman"/>
            <w:color w:val="auto"/>
            <w:highlight w:val="none"/>
          </w:rPr>
          <w:t>宜定期对治疗设置的有效性进行再评估</w:t>
        </w:r>
      </w:ins>
      <w:ins w:id="732" w:author="95%" w:date="2026-09-09T15:52:19Z">
        <w:r>
          <w:rPr>
            <w:rFonts w:hint="eastAsia" w:cs="Times New Roman"/>
            <w:color w:val="auto"/>
            <w:highlight w:val="none"/>
            <w:lang w:eastAsia="zh-CN"/>
          </w:rPr>
          <w:t>。</w:t>
        </w:r>
      </w:ins>
    </w:p>
    <w:p w14:paraId="77C461AF">
      <w:pPr>
        <w:pStyle w:val="35"/>
        <w:numPr>
          <w:ilvl w:val="0"/>
          <w:numId w:val="49"/>
        </w:numPr>
        <w:ind w:firstLineChars="0"/>
        <w:rPr>
          <w:rFonts w:hint="default" w:ascii="Times New Roman" w:hAnsi="Times New Roman" w:cs="Times New Roman"/>
          <w:color w:val="auto"/>
          <w:highlight w:val="none"/>
        </w:rPr>
      </w:pPr>
      <w:ins w:id="733" w:author="95%" w:date="2026-09-09T14:27:01Z">
        <w:commentRangeStart w:id="12"/>
        <w:r>
          <w:rPr>
            <w:rFonts w:ascii="SimSun" w:hAnsi="SimSun" w:eastAsia="SimSun" w:cs="SimSun"/>
            <w:sz w:val="24"/>
            <w:szCs w:val="24"/>
          </w:rPr>
          <w:t>使用前应检</w:t>
        </w:r>
        <w:commentRangeEnd w:id="12"/>
      </w:ins>
      <w:r>
        <w:commentReference w:id="12"/>
      </w:r>
      <w:ins w:id="734" w:author="95%" w:date="2026-09-09T14:27:01Z">
        <w:r>
          <w:rPr>
            <w:rFonts w:ascii="SimSun" w:hAnsi="SimSun" w:eastAsia="SimSun" w:cs="SimSun"/>
            <w:sz w:val="24"/>
            <w:szCs w:val="24"/>
          </w:rPr>
          <w:t>查设备外壳、水箱、管路和其他可触及部件是否存在破裂、变形、尖锐边缘或其他损坏。如发现损坏，应停止使用并联系设备供应商。</w:t>
        </w:r>
      </w:ins>
    </w:p>
    <w:p w14:paraId="30988C27">
      <w:pPr>
        <w:pStyle w:val="35"/>
        <w:numPr>
          <w:ilvl w:val="0"/>
          <w:numId w:val="49"/>
        </w:numPr>
        <w:ind w:firstLineChars="0"/>
        <w:rPr>
          <w:ins w:id="735" w:author="95%" w:date="2026-09-09T14:38:31Z"/>
          <w:rFonts w:hint="default" w:ascii="Times New Roman" w:hAnsi="Times New Roman" w:cs="Times New Roman"/>
          <w:color w:val="auto"/>
          <w:highlight w:val="none"/>
        </w:rPr>
      </w:pPr>
      <w:r>
        <w:rPr>
          <w:rFonts w:hint="default" w:ascii="Times New Roman" w:hAnsi="Times New Roman" w:cs="Times New Roman"/>
          <w:color w:val="auto"/>
          <w:highlight w:val="none"/>
        </w:rPr>
        <w:t>如果设备使用前存放在非常冷或非常热的环境中，则应在使用前 2 小时将其放置在将使用的室内，使其与使用时所在室内的温度一致。</w:t>
      </w:r>
    </w:p>
    <w:p w14:paraId="35C0A714">
      <w:pPr>
        <w:pStyle w:val="35"/>
        <w:numPr>
          <w:ilvl w:val="0"/>
          <w:numId w:val="49"/>
        </w:numPr>
        <w:ind w:firstLineChars="0"/>
        <w:rPr>
          <w:ins w:id="736" w:author="95%" w:date="2026-09-09T14:38:50Z"/>
          <w:rFonts w:hint="default" w:ascii="Times New Roman" w:hAnsi="Times New Roman" w:cs="Times New Roman"/>
          <w:color w:val="auto"/>
          <w:highlight w:val="none"/>
        </w:rPr>
      </w:pPr>
      <w:ins w:id="737" w:author="95%" w:date="2026-09-09T14:38:43Z">
        <w:commentRangeStart w:id="13"/>
        <w:r>
          <w:rPr>
            <w:rFonts w:ascii="SimSun" w:hAnsi="SimSun" w:eastAsia="SimSun" w:cs="SimSun"/>
            <w:sz w:val="24"/>
            <w:szCs w:val="24"/>
          </w:rPr>
          <w:t>环境温度为2</w:t>
        </w:r>
        <w:commentRangeEnd w:id="13"/>
      </w:ins>
      <w:r>
        <w:commentReference w:id="13"/>
      </w:r>
      <w:ins w:id="738" w:author="95%" w:date="2026-09-09T14:38:43Z">
        <w:r>
          <w:rPr>
            <w:rFonts w:ascii="SimSun" w:hAnsi="SimSun" w:eastAsia="SimSun" w:cs="SimSun"/>
            <w:sz w:val="24"/>
            <w:szCs w:val="24"/>
          </w:rPr>
          <w:t>0℃时，设备从</w:t>
        </w:r>
      </w:ins>
      <w:ins w:id="739" w:author="95%" w:date="2026-09-09T14:39:23Z">
        <w:r>
          <w:rPr>
            <w:rFonts w:hint="eastAsia" w:ascii="SimSun" w:hAnsi="SimSun" w:eastAsia="SimSun" w:cs="SimSun"/>
            <w:sz w:val="24"/>
            <w:szCs w:val="24"/>
            <w:lang w:val="en-US" w:eastAsia="zh-CN"/>
          </w:rPr>
          <w:t>使用后</w:t>
        </w:r>
      </w:ins>
      <w:ins w:id="740" w:author="95%" w:date="2026-09-09T14:39:24Z">
        <w:r>
          <w:rPr>
            <w:rFonts w:hint="eastAsia" w:ascii="SimSun" w:hAnsi="SimSun" w:eastAsia="SimSun" w:cs="SimSun"/>
            <w:sz w:val="24"/>
            <w:szCs w:val="24"/>
            <w:lang w:val="en-US" w:eastAsia="zh-CN"/>
          </w:rPr>
          <w:t>的</w:t>
        </w:r>
      </w:ins>
      <w:ins w:id="741" w:author="95%" w:date="2026-09-09T14:38:43Z">
        <w:r>
          <w:rPr>
            <w:rFonts w:ascii="SimSun" w:hAnsi="SimSun" w:eastAsia="SimSun" w:cs="SimSun"/>
            <w:sz w:val="24"/>
            <w:szCs w:val="24"/>
          </w:rPr>
          <w:t>最低贮存温度</w:t>
        </w:r>
      </w:ins>
      <w:ins w:id="742" w:author="95%" w:date="2026-09-09T14:39:29Z">
        <w:r>
          <w:rPr>
            <w:rFonts w:hint="eastAsia" w:ascii="SimSun" w:hAnsi="SimSun" w:eastAsia="SimSun" w:cs="SimSun"/>
            <w:sz w:val="24"/>
            <w:szCs w:val="24"/>
            <w:lang w:eastAsia="zh-CN"/>
          </w:rPr>
          <w:t>（</w:t>
        </w:r>
      </w:ins>
      <w:ins w:id="743" w:author="95%" w:date="2026-09-09T14:38:43Z">
        <w:r>
          <w:rPr>
            <w:rFonts w:ascii="SimSun" w:hAnsi="SimSun" w:eastAsia="SimSun" w:cs="SimSun"/>
            <w:sz w:val="24"/>
            <w:szCs w:val="24"/>
          </w:rPr>
          <w:t>-25℃</w:t>
        </w:r>
      </w:ins>
      <w:ins w:id="744" w:author="95%" w:date="2026-09-09T14:39:33Z">
        <w:r>
          <w:rPr>
            <w:rFonts w:hint="eastAsia" w:ascii="SimSun" w:hAnsi="SimSun" w:eastAsia="SimSun" w:cs="SimSun"/>
            <w:sz w:val="24"/>
            <w:szCs w:val="24"/>
            <w:lang w:eastAsia="zh-CN"/>
          </w:rPr>
          <w:t>）</w:t>
        </w:r>
      </w:ins>
      <w:ins w:id="745" w:author="95%" w:date="2026-09-09T14:39:54Z">
        <w:r>
          <w:rPr>
            <w:rFonts w:hint="eastAsia" w:ascii="SimSun" w:hAnsi="SimSun" w:cs="SimSun"/>
            <w:sz w:val="24"/>
            <w:szCs w:val="24"/>
            <w:lang w:val="en-US" w:eastAsia="zh-CN"/>
          </w:rPr>
          <w:t>到</w:t>
        </w:r>
      </w:ins>
      <w:ins w:id="746" w:author="95%" w:date="2026-09-09T14:39:51Z">
        <w:r>
          <w:rPr>
            <w:rFonts w:hint="eastAsia" w:ascii="SimSun" w:hAnsi="SimSun" w:eastAsia="SimSun" w:cs="SimSun"/>
            <w:sz w:val="24"/>
            <w:szCs w:val="24"/>
            <w:lang w:val="en-US" w:eastAsia="zh-CN"/>
          </w:rPr>
          <w:t>设备</w:t>
        </w:r>
      </w:ins>
      <w:ins w:id="747" w:author="95%" w:date="2026-09-09T14:39:59Z">
        <w:r>
          <w:rPr>
            <w:rFonts w:hint="eastAsia" w:ascii="SimSun" w:hAnsi="SimSun" w:eastAsia="SimSun" w:cs="SimSun"/>
            <w:sz w:val="24"/>
            <w:szCs w:val="24"/>
            <w:lang w:val="en-US" w:eastAsia="zh-CN"/>
          </w:rPr>
          <w:t>准备就绪</w:t>
        </w:r>
      </w:ins>
      <w:ins w:id="748" w:author="95%" w:date="2026-09-09T14:38:43Z">
        <w:r>
          <w:rPr>
            <w:rFonts w:ascii="SimSun" w:hAnsi="SimSun" w:eastAsia="SimSun" w:cs="SimSun"/>
            <w:sz w:val="24"/>
            <w:szCs w:val="24"/>
          </w:rPr>
          <w:t>可实现预期用途需要2小时。</w:t>
        </w:r>
      </w:ins>
    </w:p>
    <w:p w14:paraId="3F903C52">
      <w:pPr>
        <w:pStyle w:val="35"/>
        <w:numPr>
          <w:ilvl w:val="0"/>
          <w:numId w:val="49"/>
        </w:numPr>
        <w:ind w:firstLineChars="0"/>
        <w:rPr>
          <w:rFonts w:hint="default" w:ascii="Times New Roman" w:hAnsi="Times New Roman" w:cs="Times New Roman"/>
          <w:color w:val="auto"/>
          <w:highlight w:val="none"/>
        </w:rPr>
      </w:pPr>
      <w:ins w:id="749" w:author="95%" w:date="2026-09-09T14:38:43Z">
        <w:r>
          <w:rPr>
            <w:rFonts w:ascii="SimSun" w:hAnsi="SimSun" w:eastAsia="SimSun" w:cs="SimSun"/>
            <w:sz w:val="24"/>
            <w:szCs w:val="24"/>
          </w:rPr>
          <w:t>环境温度为20℃时，设备从</w:t>
        </w:r>
      </w:ins>
      <w:ins w:id="750" w:author="95%" w:date="2026-09-09T14:40:18Z">
        <w:r>
          <w:rPr>
            <w:rFonts w:hint="eastAsia" w:ascii="SimSun" w:hAnsi="SimSun" w:eastAsia="SimSun" w:cs="SimSun"/>
            <w:sz w:val="24"/>
            <w:szCs w:val="24"/>
            <w:lang w:val="en-US" w:eastAsia="zh-CN"/>
          </w:rPr>
          <w:t>使用后的</w:t>
        </w:r>
      </w:ins>
      <w:ins w:id="751" w:author="95%" w:date="2026-09-09T14:38:43Z">
        <w:r>
          <w:rPr>
            <w:rFonts w:ascii="SimSun" w:hAnsi="SimSun" w:eastAsia="SimSun" w:cs="SimSun"/>
            <w:sz w:val="24"/>
            <w:szCs w:val="24"/>
          </w:rPr>
          <w:t>最高贮存温度</w:t>
        </w:r>
      </w:ins>
      <w:ins w:id="752" w:author="95%" w:date="2026-09-09T14:40:22Z">
        <w:r>
          <w:rPr>
            <w:rFonts w:hint="eastAsia" w:ascii="SimSun" w:hAnsi="SimSun" w:eastAsia="SimSun" w:cs="SimSun"/>
            <w:sz w:val="24"/>
            <w:szCs w:val="24"/>
            <w:lang w:eastAsia="zh-CN"/>
          </w:rPr>
          <w:t>（</w:t>
        </w:r>
      </w:ins>
      <w:ins w:id="753" w:author="95%" w:date="2026-09-09T14:38:43Z">
        <w:r>
          <w:rPr>
            <w:rFonts w:ascii="SimSun" w:hAnsi="SimSun" w:eastAsia="SimSun" w:cs="SimSun"/>
            <w:sz w:val="24"/>
            <w:szCs w:val="24"/>
          </w:rPr>
          <w:t>70℃</w:t>
        </w:r>
      </w:ins>
      <w:ins w:id="754" w:author="95%" w:date="2026-09-09T14:40:25Z">
        <w:r>
          <w:rPr>
            <w:rFonts w:hint="eastAsia" w:ascii="SimSun" w:hAnsi="SimSun" w:eastAsia="SimSun" w:cs="SimSun"/>
            <w:sz w:val="24"/>
            <w:szCs w:val="24"/>
            <w:lang w:eastAsia="zh-CN"/>
          </w:rPr>
          <w:t>）</w:t>
        </w:r>
      </w:ins>
      <w:ins w:id="755" w:author="95%" w:date="2026-09-09T14:40:34Z">
        <w:r>
          <w:rPr>
            <w:rFonts w:hint="eastAsia" w:ascii="SimSun" w:hAnsi="SimSun" w:cs="SimSun"/>
            <w:sz w:val="24"/>
            <w:szCs w:val="24"/>
            <w:lang w:val="en-US" w:eastAsia="zh-CN"/>
          </w:rPr>
          <w:t>到</w:t>
        </w:r>
      </w:ins>
      <w:ins w:id="756" w:author="95%" w:date="2026-09-09T14:40:34Z">
        <w:r>
          <w:rPr>
            <w:rFonts w:hint="eastAsia" w:ascii="SimSun" w:hAnsi="SimSun" w:eastAsia="SimSun" w:cs="SimSun"/>
            <w:sz w:val="24"/>
            <w:szCs w:val="24"/>
            <w:lang w:val="en-US" w:eastAsia="zh-CN"/>
          </w:rPr>
          <w:t>设备准备就绪</w:t>
        </w:r>
      </w:ins>
      <w:ins w:id="757" w:author="95%" w:date="2026-09-09T14:40:34Z">
        <w:r>
          <w:rPr>
            <w:rFonts w:ascii="SimSun" w:hAnsi="SimSun" w:eastAsia="SimSun" w:cs="SimSun"/>
            <w:sz w:val="24"/>
            <w:szCs w:val="24"/>
          </w:rPr>
          <w:t>可实现预期用途</w:t>
        </w:r>
      </w:ins>
      <w:ins w:id="758" w:author="95%" w:date="2026-09-09T14:38:43Z">
        <w:r>
          <w:rPr>
            <w:rFonts w:ascii="SimSun" w:hAnsi="SimSun" w:eastAsia="SimSun" w:cs="SimSun"/>
            <w:sz w:val="24"/>
            <w:szCs w:val="24"/>
          </w:rPr>
          <w:t>需要2小时。</w:t>
        </w:r>
      </w:ins>
    </w:p>
    <w:p w14:paraId="368D688D">
      <w:pPr>
        <w:pStyle w:val="35"/>
        <w:numPr>
          <w:ilvl w:val="0"/>
          <w:numId w:val="49"/>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设备应远离加热或冷却设备（如排风扇、散热器或空调机）。</w:t>
      </w:r>
    </w:p>
    <w:p w14:paraId="7B3C02F2">
      <w:pPr>
        <w:pStyle w:val="35"/>
        <w:numPr>
          <w:ilvl w:val="0"/>
          <w:numId w:val="49"/>
        </w:numPr>
        <w:ind w:firstLineChars="0"/>
        <w:rPr>
          <w:ins w:id="759" w:author="95%" w:date="2026-09-09T13:56:50Z"/>
          <w:rFonts w:hint="default" w:ascii="Times New Roman" w:hAnsi="Times New Roman" w:cs="Times New Roman"/>
          <w:color w:val="auto"/>
          <w:highlight w:val="none"/>
        </w:rPr>
      </w:pPr>
      <w:r>
        <w:rPr>
          <w:rFonts w:hint="default" w:ascii="Times New Roman" w:hAnsi="Times New Roman" w:cs="Times New Roman"/>
          <w:color w:val="auto"/>
          <w:highlight w:val="none"/>
        </w:rPr>
        <w:t>呼吸机不宜在高湿环境下工作，要防止任何液体渗入设备内部。</w:t>
      </w:r>
    </w:p>
    <w:p w14:paraId="51B22469">
      <w:pPr>
        <w:pStyle w:val="35"/>
        <w:numPr>
          <w:ilvl w:val="0"/>
          <w:numId w:val="49"/>
        </w:numPr>
        <w:ind w:firstLineChars="0"/>
        <w:rPr>
          <w:rFonts w:hint="default" w:ascii="Times New Roman" w:hAnsi="Times New Roman" w:cs="Times New Roman"/>
          <w:color w:val="auto"/>
          <w:highlight w:val="none"/>
        </w:rPr>
      </w:pPr>
      <w:ins w:id="760" w:author="95%" w:date="2026-09-09T13:58:24Z">
        <w:commentRangeStart w:id="14"/>
        <w:r>
          <w:rPr>
            <w:rFonts w:hint="eastAsia" w:cs="Times New Roman"/>
            <w:color w:val="auto"/>
            <w:highlight w:val="none"/>
            <w:lang w:val="en-US" w:eastAsia="zh-CN"/>
          </w:rPr>
          <w:t>正常</w:t>
        </w:r>
      </w:ins>
      <w:ins w:id="761" w:author="95%" w:date="2026-09-09T13:58:25Z">
        <w:r>
          <w:rPr>
            <w:rFonts w:hint="eastAsia" w:cs="Times New Roman"/>
            <w:color w:val="auto"/>
            <w:highlight w:val="none"/>
            <w:lang w:val="en-US" w:eastAsia="zh-CN"/>
          </w:rPr>
          <w:t>使用时</w:t>
        </w:r>
      </w:ins>
      <w:ins w:id="762" w:author="95%" w:date="2026-09-09T13:58:26Z">
        <w:r>
          <w:rPr>
            <w:rFonts w:hint="eastAsia" w:cs="Times New Roman"/>
            <w:color w:val="auto"/>
            <w:highlight w:val="none"/>
            <w:lang w:val="en-US" w:eastAsia="zh-CN"/>
          </w:rPr>
          <w:t>，</w:t>
        </w:r>
      </w:ins>
      <w:ins w:id="763" w:author="95%" w:date="2026-09-09T13:58:33Z">
        <w:r>
          <w:rPr>
            <w:rFonts w:hint="eastAsia" w:cs="Times New Roman"/>
            <w:color w:val="auto"/>
            <w:highlight w:val="none"/>
            <w:lang w:val="en-US" w:eastAsia="zh-CN"/>
          </w:rPr>
          <w:t>将设备</w:t>
        </w:r>
        <w:commentRangeEnd w:id="14"/>
      </w:ins>
      <w:r>
        <w:commentReference w:id="14"/>
      </w:r>
      <w:ins w:id="764" w:author="95%" w:date="2026-09-09T13:58:35Z">
        <w:r>
          <w:rPr>
            <w:rFonts w:hint="eastAsia" w:cs="Times New Roman"/>
            <w:color w:val="auto"/>
            <w:highlight w:val="none"/>
            <w:lang w:val="en-US" w:eastAsia="zh-CN"/>
          </w:rPr>
          <w:t>放置在</w:t>
        </w:r>
      </w:ins>
      <w:ins w:id="765" w:author="95%" w:date="2026-09-09T13:58:40Z">
        <w:r>
          <w:rPr>
            <w:rFonts w:hint="eastAsia" w:cs="Times New Roman"/>
            <w:color w:val="auto"/>
            <w:highlight w:val="none"/>
            <w:lang w:val="en-US" w:eastAsia="zh-CN"/>
          </w:rPr>
          <w:t>床旁</w:t>
        </w:r>
      </w:ins>
      <w:ins w:id="766" w:author="95%" w:date="2026-09-09T13:58:41Z">
        <w:r>
          <w:rPr>
            <w:rFonts w:hint="eastAsia" w:cs="Times New Roman"/>
            <w:color w:val="auto"/>
            <w:highlight w:val="none"/>
            <w:lang w:val="en-US" w:eastAsia="zh-CN"/>
          </w:rPr>
          <w:t>平稳</w:t>
        </w:r>
      </w:ins>
      <w:ins w:id="767" w:author="95%" w:date="2026-09-09T13:58:42Z">
        <w:r>
          <w:rPr>
            <w:rFonts w:hint="eastAsia" w:cs="Times New Roman"/>
            <w:color w:val="auto"/>
            <w:highlight w:val="none"/>
            <w:lang w:val="en-US" w:eastAsia="zh-CN"/>
          </w:rPr>
          <w:t>、</w:t>
        </w:r>
      </w:ins>
      <w:ins w:id="768" w:author="95%" w:date="2026-09-09T13:58:45Z">
        <w:r>
          <w:rPr>
            <w:rFonts w:hint="eastAsia" w:cs="Times New Roman"/>
            <w:color w:val="auto"/>
            <w:highlight w:val="none"/>
            <w:lang w:val="en-US" w:eastAsia="zh-CN"/>
          </w:rPr>
          <w:t>坚固</w:t>
        </w:r>
      </w:ins>
      <w:ins w:id="769" w:author="95%" w:date="2026-09-09T13:58:46Z">
        <w:r>
          <w:rPr>
            <w:rFonts w:hint="eastAsia" w:cs="Times New Roman"/>
            <w:color w:val="auto"/>
            <w:highlight w:val="none"/>
            <w:lang w:val="en-US" w:eastAsia="zh-CN"/>
          </w:rPr>
          <w:t>且</w:t>
        </w:r>
      </w:ins>
      <w:ins w:id="770" w:author="95%" w:date="2026-09-09T13:58:47Z">
        <w:r>
          <w:rPr>
            <w:rFonts w:hint="eastAsia" w:cs="Times New Roman"/>
            <w:color w:val="auto"/>
            <w:highlight w:val="none"/>
            <w:lang w:val="en-US" w:eastAsia="zh-CN"/>
          </w:rPr>
          <w:t>水平</w:t>
        </w:r>
      </w:ins>
      <w:ins w:id="771" w:author="95%" w:date="2026-09-09T13:58:48Z">
        <w:r>
          <w:rPr>
            <w:rFonts w:hint="eastAsia" w:cs="Times New Roman"/>
            <w:color w:val="auto"/>
            <w:highlight w:val="none"/>
            <w:lang w:val="en-US" w:eastAsia="zh-CN"/>
          </w:rPr>
          <w:t>的</w:t>
        </w:r>
      </w:ins>
      <w:ins w:id="772" w:author="95%" w:date="2026-09-09T13:58:51Z">
        <w:r>
          <w:rPr>
            <w:rFonts w:hint="eastAsia" w:cs="Times New Roman"/>
            <w:color w:val="auto"/>
            <w:highlight w:val="none"/>
            <w:lang w:val="en-US" w:eastAsia="zh-CN"/>
          </w:rPr>
          <w:t>台面上，</w:t>
        </w:r>
      </w:ins>
      <w:ins w:id="773" w:author="95%" w:date="2026-09-09T13:59:03Z">
        <w:r>
          <w:rPr>
            <w:rFonts w:hint="eastAsia" w:cs="Times New Roman"/>
            <w:color w:val="auto"/>
            <w:highlight w:val="none"/>
            <w:lang w:val="en-US" w:eastAsia="zh-CN"/>
          </w:rPr>
          <w:t>需</w:t>
        </w:r>
      </w:ins>
      <w:ins w:id="774" w:author="95%" w:date="2026-09-09T13:59:05Z">
        <w:r>
          <w:rPr>
            <w:rFonts w:hint="eastAsia" w:cs="Times New Roman"/>
            <w:color w:val="auto"/>
            <w:highlight w:val="none"/>
            <w:lang w:val="en-US" w:eastAsia="zh-CN"/>
          </w:rPr>
          <w:t>确保</w:t>
        </w:r>
      </w:ins>
      <w:ins w:id="775" w:author="95%" w:date="2026-09-09T13:59:07Z">
        <w:r>
          <w:rPr>
            <w:rFonts w:hint="eastAsia" w:cs="Times New Roman"/>
            <w:color w:val="auto"/>
            <w:highlight w:val="none"/>
            <w:lang w:val="en-US" w:eastAsia="zh-CN"/>
          </w:rPr>
          <w:t>其</w:t>
        </w:r>
      </w:ins>
      <w:ins w:id="776" w:author="95%" w:date="2026-09-09T13:59:08Z">
        <w:r>
          <w:rPr>
            <w:rFonts w:hint="eastAsia" w:cs="Times New Roman"/>
            <w:color w:val="auto"/>
            <w:highlight w:val="none"/>
            <w:lang w:val="en-US" w:eastAsia="zh-CN"/>
          </w:rPr>
          <w:t>位置</w:t>
        </w:r>
      </w:ins>
      <w:ins w:id="777" w:author="95%" w:date="2026-09-09T13:59:11Z">
        <w:r>
          <w:rPr>
            <w:rFonts w:hint="eastAsia" w:cs="Times New Roman"/>
            <w:color w:val="auto"/>
            <w:highlight w:val="none"/>
            <w:lang w:val="en-US" w:eastAsia="zh-CN"/>
          </w:rPr>
          <w:t>易于</w:t>
        </w:r>
      </w:ins>
      <w:ins w:id="778" w:author="95%" w:date="2026-09-09T13:59:13Z">
        <w:r>
          <w:rPr>
            <w:rFonts w:hint="eastAsia" w:cs="Times New Roman"/>
            <w:color w:val="auto"/>
            <w:highlight w:val="none"/>
            <w:lang w:val="en-US" w:eastAsia="zh-CN"/>
          </w:rPr>
          <w:t>使用者</w:t>
        </w:r>
      </w:ins>
      <w:ins w:id="779" w:author="95%" w:date="2026-09-09T13:59:14Z">
        <w:r>
          <w:rPr>
            <w:rFonts w:hint="eastAsia" w:cs="Times New Roman"/>
            <w:color w:val="auto"/>
            <w:highlight w:val="none"/>
            <w:lang w:val="en-US" w:eastAsia="zh-CN"/>
          </w:rPr>
          <w:t>操作</w:t>
        </w:r>
      </w:ins>
      <w:ins w:id="780" w:author="95%" w:date="2026-09-09T13:59:15Z">
        <w:r>
          <w:rPr>
            <w:rFonts w:hint="eastAsia" w:cs="Times New Roman"/>
            <w:color w:val="auto"/>
            <w:highlight w:val="none"/>
            <w:lang w:val="en-US" w:eastAsia="zh-CN"/>
          </w:rPr>
          <w:t>和</w:t>
        </w:r>
      </w:ins>
      <w:ins w:id="781" w:author="95%" w:date="2026-09-09T13:59:16Z">
        <w:r>
          <w:rPr>
            <w:rFonts w:hint="eastAsia" w:cs="Times New Roman"/>
            <w:color w:val="auto"/>
            <w:highlight w:val="none"/>
            <w:lang w:val="en-US" w:eastAsia="zh-CN"/>
          </w:rPr>
          <w:t>观察</w:t>
        </w:r>
      </w:ins>
      <w:ins w:id="782" w:author="95%" w:date="2026-09-09T13:59:17Z">
        <w:r>
          <w:rPr>
            <w:rFonts w:hint="eastAsia" w:cs="Times New Roman"/>
            <w:color w:val="auto"/>
            <w:highlight w:val="none"/>
            <w:lang w:val="en-US" w:eastAsia="zh-CN"/>
          </w:rPr>
          <w:t>屏幕</w:t>
        </w:r>
      </w:ins>
      <w:ins w:id="783" w:author="95%" w:date="2026-09-09T13:59:18Z">
        <w:r>
          <w:rPr>
            <w:rFonts w:hint="eastAsia" w:cs="Times New Roman"/>
            <w:color w:val="auto"/>
            <w:highlight w:val="none"/>
            <w:lang w:val="en-US" w:eastAsia="zh-CN"/>
          </w:rPr>
          <w:t>显示信息</w:t>
        </w:r>
      </w:ins>
      <w:ins w:id="784" w:author="95%" w:date="2026-09-09T13:59:28Z">
        <w:r>
          <w:rPr>
            <w:rFonts w:hint="eastAsia" w:cs="Times New Roman"/>
            <w:color w:val="auto"/>
            <w:highlight w:val="none"/>
            <w:lang w:val="en-US" w:eastAsia="zh-CN"/>
          </w:rPr>
          <w:t>。</w:t>
        </w:r>
      </w:ins>
    </w:p>
    <w:p w14:paraId="353D5D4E">
      <w:pPr>
        <w:pStyle w:val="35"/>
        <w:numPr>
          <w:ilvl w:val="0"/>
          <w:numId w:val="49"/>
        </w:numPr>
        <w:ind w:firstLineChars="0"/>
        <w:rPr>
          <w:ins w:id="785" w:author="95%" w:date="2026-09-09T14:44:30Z"/>
          <w:rFonts w:hint="default" w:ascii="Times New Roman" w:hAnsi="Times New Roman" w:cs="Times New Roman"/>
          <w:color w:val="auto"/>
          <w:highlight w:val="none"/>
        </w:rPr>
      </w:pPr>
      <w:del w:id="786" w:author="95%" w:date="2026-09-10T16:20:06Z">
        <w:commentRangeStart w:id="15"/>
        <w:r>
          <w:rPr>
            <w:rFonts w:hint="eastAsia"/>
            <w:lang w:val="en-US" w:eastAsia="zh-CN"/>
          </w:rPr>
          <w:delText>ME设备不要放在难以操作断开装置的地方。</w:delText>
        </w:r>
      </w:del>
      <w:ins w:id="787" w:author="95%" w:date="2026-09-10T16:20:04Z">
        <w:r>
          <w:rPr>
            <w:rFonts w:hint="eastAsia"/>
            <w:lang w:val="en-US" w:eastAsia="zh-CN"/>
          </w:rPr>
          <w:t>ME设备不要放</w:t>
        </w:r>
        <w:commentRangeEnd w:id="15"/>
      </w:ins>
      <w:r>
        <w:commentReference w:id="15"/>
      </w:r>
      <w:ins w:id="788" w:author="95%" w:date="2026-09-10T16:20:04Z">
        <w:r>
          <w:rPr>
            <w:rFonts w:hint="eastAsia"/>
            <w:lang w:val="en-US" w:eastAsia="zh-CN"/>
          </w:rPr>
          <w:t>在难以操作断开装置的地方</w:t>
        </w:r>
      </w:ins>
      <w:ins w:id="789" w:author="95%" w:date="2026-09-10T16:20:08Z">
        <w:r>
          <w:rPr>
            <w:rFonts w:hint="eastAsia"/>
            <w:lang w:val="en-US" w:eastAsia="zh-CN"/>
          </w:rPr>
          <w:t>。</w:t>
        </w:r>
      </w:ins>
    </w:p>
    <w:p w14:paraId="6429CAF3">
      <w:pPr>
        <w:pStyle w:val="35"/>
        <w:numPr>
          <w:ilvl w:val="0"/>
          <w:numId w:val="49"/>
        </w:numPr>
        <w:ind w:firstLineChars="0"/>
        <w:rPr>
          <w:ins w:id="790" w:author="95%" w:date="2026-09-09T14:46:52Z"/>
          <w:rFonts w:hint="default" w:ascii="Times New Roman" w:hAnsi="Times New Roman" w:cs="Times New Roman"/>
          <w:color w:val="auto"/>
          <w:highlight w:val="none"/>
        </w:rPr>
      </w:pPr>
      <w:ins w:id="791" w:author="95%" w:date="2026-09-09T14:44:39Z">
        <w:commentRangeStart w:id="16"/>
        <w:r>
          <w:rPr>
            <w:rFonts w:ascii="SimSun" w:hAnsi="SimSun" w:eastAsia="SimSun" w:cs="SimSun"/>
            <w:sz w:val="24"/>
            <w:szCs w:val="24"/>
          </w:rPr>
          <w:t>应将设备放置在清</w:t>
        </w:r>
        <w:commentRangeEnd w:id="16"/>
      </w:ins>
      <w:r>
        <w:commentReference w:id="16"/>
      </w:r>
      <w:ins w:id="792" w:author="95%" w:date="2026-09-09T14:44:39Z">
        <w:r>
          <w:rPr>
            <w:rFonts w:ascii="SimSun" w:hAnsi="SimSun" w:eastAsia="SimSun" w:cs="SimSun"/>
            <w:sz w:val="24"/>
            <w:szCs w:val="24"/>
          </w:rPr>
          <w:t>洁、通风的位置，保持设备周围无棉絮、灰尘及其他可能堵塞空气入口的物质。棉絮或灰尘积聚可能堵塞空气滤芯和进气口，导致设备温度升高、压力输出异常或使用寿命缩短。</w:t>
        </w:r>
      </w:ins>
    </w:p>
    <w:p w14:paraId="607BEEE2">
      <w:pPr>
        <w:pStyle w:val="35"/>
        <w:numPr>
          <w:ilvl w:val="0"/>
          <w:numId w:val="49"/>
        </w:numPr>
        <w:ind w:firstLineChars="0"/>
        <w:rPr>
          <w:ins w:id="793" w:author="95%" w:date="2026-09-09T14:44:44Z"/>
          <w:rFonts w:hint="default" w:ascii="Times New Roman" w:hAnsi="Times New Roman" w:cs="Times New Roman"/>
          <w:color w:val="auto"/>
          <w:highlight w:val="none"/>
        </w:rPr>
      </w:pPr>
      <w:ins w:id="794" w:author="95%" w:date="2026-09-09T14:46:58Z">
        <w:commentRangeStart w:id="17"/>
        <w:r>
          <w:rPr>
            <w:rFonts w:hint="eastAsia" w:ascii="SimSun" w:hAnsi="SimSun" w:eastAsia="SimSun" w:cs="SimSun"/>
            <w:sz w:val="24"/>
            <w:szCs w:val="24"/>
            <w:lang w:val="en-US" w:eastAsia="zh-CN"/>
          </w:rPr>
          <w:t>应将</w:t>
        </w:r>
      </w:ins>
      <w:ins w:id="795" w:author="95%" w:date="2026-09-09T14:47:00Z">
        <w:r>
          <w:rPr>
            <w:rFonts w:hint="eastAsia" w:ascii="SimSun" w:hAnsi="SimSun" w:eastAsia="SimSun" w:cs="SimSun"/>
            <w:sz w:val="24"/>
            <w:szCs w:val="24"/>
            <w:lang w:val="en-US" w:eastAsia="zh-CN"/>
          </w:rPr>
          <w:t>设备、</w:t>
        </w:r>
      </w:ins>
      <w:ins w:id="796" w:author="95%" w:date="2026-09-09T14:47:03Z">
        <w:r>
          <w:rPr>
            <w:rFonts w:hint="eastAsia" w:ascii="SimSun" w:hAnsi="SimSun" w:eastAsia="SimSun" w:cs="SimSun"/>
            <w:sz w:val="24"/>
            <w:szCs w:val="24"/>
            <w:lang w:val="en-US" w:eastAsia="zh-CN"/>
          </w:rPr>
          <w:t>电源</w:t>
        </w:r>
        <w:commentRangeEnd w:id="17"/>
      </w:ins>
      <w:r>
        <w:commentReference w:id="17"/>
      </w:r>
      <w:ins w:id="797" w:author="95%" w:date="2026-09-09T14:47:03Z">
        <w:r>
          <w:rPr>
            <w:rFonts w:hint="eastAsia" w:ascii="SimSun" w:hAnsi="SimSun" w:eastAsia="SimSun" w:cs="SimSun"/>
            <w:sz w:val="24"/>
            <w:szCs w:val="24"/>
            <w:lang w:val="en-US" w:eastAsia="zh-CN"/>
          </w:rPr>
          <w:t>线</w:t>
        </w:r>
      </w:ins>
      <w:ins w:id="798" w:author="95%" w:date="2026-09-09T14:47:24Z">
        <w:r>
          <w:rPr>
            <w:rFonts w:hint="eastAsia" w:ascii="SimSun" w:hAnsi="SimSun" w:eastAsia="SimSun" w:cs="SimSun"/>
            <w:sz w:val="24"/>
            <w:szCs w:val="24"/>
            <w:lang w:val="en-US" w:eastAsia="zh-CN"/>
          </w:rPr>
          <w:t>及</w:t>
        </w:r>
      </w:ins>
      <w:ins w:id="799" w:author="95%" w:date="2026-09-09T14:47:25Z">
        <w:r>
          <w:rPr>
            <w:rFonts w:hint="eastAsia" w:ascii="SimSun" w:hAnsi="SimSun" w:eastAsia="SimSun" w:cs="SimSun"/>
            <w:sz w:val="24"/>
            <w:szCs w:val="24"/>
            <w:lang w:val="en-US" w:eastAsia="zh-CN"/>
          </w:rPr>
          <w:t>其他附件</w:t>
        </w:r>
      </w:ins>
      <w:ins w:id="800" w:author="95%" w:date="2026-09-09T14:47:29Z">
        <w:r>
          <w:rPr>
            <w:rFonts w:hint="eastAsia" w:ascii="SimSun" w:hAnsi="SimSun" w:eastAsia="SimSun" w:cs="SimSun"/>
            <w:sz w:val="24"/>
            <w:szCs w:val="24"/>
            <w:lang w:val="en-US" w:eastAsia="zh-CN"/>
          </w:rPr>
          <w:t>放置在</w:t>
        </w:r>
      </w:ins>
      <w:ins w:id="801" w:author="95%" w:date="2026-09-09T14:47:56Z">
        <w:r>
          <w:rPr>
            <w:rFonts w:hint="eastAsia" w:ascii="SimSun" w:hAnsi="SimSun" w:eastAsia="SimSun" w:cs="SimSun"/>
            <w:sz w:val="24"/>
            <w:szCs w:val="24"/>
            <w:lang w:val="en-US" w:eastAsia="zh-CN"/>
          </w:rPr>
          <w:t>宠物和</w:t>
        </w:r>
      </w:ins>
      <w:ins w:id="802" w:author="95%" w:date="2026-09-09T14:47:57Z">
        <w:r>
          <w:rPr>
            <w:rFonts w:hint="eastAsia" w:ascii="SimSun" w:hAnsi="SimSun" w:eastAsia="SimSun" w:cs="SimSun"/>
            <w:sz w:val="24"/>
            <w:szCs w:val="24"/>
            <w:lang w:val="en-US" w:eastAsia="zh-CN"/>
          </w:rPr>
          <w:t>昆虫</w:t>
        </w:r>
      </w:ins>
      <w:ins w:id="803" w:author="95%" w:date="2026-09-09T14:48:02Z">
        <w:r>
          <w:rPr>
            <w:rFonts w:hint="eastAsia" w:ascii="SimSun" w:hAnsi="SimSun" w:eastAsia="SimSun" w:cs="SimSun"/>
            <w:sz w:val="24"/>
            <w:szCs w:val="24"/>
            <w:lang w:val="en-US" w:eastAsia="zh-CN"/>
          </w:rPr>
          <w:t>不易</w:t>
        </w:r>
      </w:ins>
      <w:ins w:id="804" w:author="95%" w:date="2026-09-09T14:48:03Z">
        <w:r>
          <w:rPr>
            <w:rFonts w:hint="eastAsia" w:ascii="SimSun" w:hAnsi="SimSun" w:eastAsia="SimSun" w:cs="SimSun"/>
            <w:sz w:val="24"/>
            <w:szCs w:val="24"/>
            <w:lang w:val="en-US" w:eastAsia="zh-CN"/>
          </w:rPr>
          <w:t>接触的</w:t>
        </w:r>
      </w:ins>
      <w:ins w:id="805" w:author="95%" w:date="2026-09-09T14:48:05Z">
        <w:r>
          <w:rPr>
            <w:rFonts w:hint="eastAsia" w:ascii="SimSun" w:hAnsi="SimSun" w:eastAsia="SimSun" w:cs="SimSun"/>
            <w:sz w:val="24"/>
            <w:szCs w:val="24"/>
            <w:lang w:val="en-US" w:eastAsia="zh-CN"/>
          </w:rPr>
          <w:t>位置</w:t>
        </w:r>
      </w:ins>
      <w:ins w:id="806" w:author="95%" w:date="2026-09-09T14:48:19Z">
        <w:r>
          <w:rPr>
            <w:rFonts w:hint="eastAsia" w:ascii="SimSun" w:hAnsi="SimSun" w:eastAsia="SimSun" w:cs="SimSun"/>
            <w:sz w:val="24"/>
            <w:szCs w:val="24"/>
            <w:lang w:val="en-US" w:eastAsia="zh-CN"/>
          </w:rPr>
          <w:t>。</w:t>
        </w:r>
      </w:ins>
      <w:ins w:id="807" w:author="95%" w:date="2026-09-09T14:48:21Z">
        <w:r>
          <w:rPr>
            <w:rFonts w:hint="eastAsia" w:ascii="SimSun" w:hAnsi="SimSun" w:eastAsia="SimSun" w:cs="SimSun"/>
            <w:sz w:val="24"/>
            <w:szCs w:val="24"/>
            <w:lang w:val="en-US" w:eastAsia="zh-CN"/>
          </w:rPr>
          <w:t>宠物</w:t>
        </w:r>
      </w:ins>
      <w:ins w:id="808" w:author="95%" w:date="2026-09-09T14:48:22Z">
        <w:r>
          <w:rPr>
            <w:rFonts w:hint="eastAsia" w:ascii="SimSun" w:hAnsi="SimSun" w:eastAsia="SimSun" w:cs="SimSun"/>
            <w:sz w:val="24"/>
            <w:szCs w:val="24"/>
            <w:lang w:val="en-US" w:eastAsia="zh-CN"/>
          </w:rPr>
          <w:t>可能</w:t>
        </w:r>
      </w:ins>
      <w:ins w:id="809" w:author="95%" w:date="2026-09-09T14:48:27Z">
        <w:r>
          <w:rPr>
            <w:rFonts w:hint="eastAsia" w:ascii="SimSun" w:hAnsi="SimSun" w:eastAsia="SimSun" w:cs="SimSun"/>
            <w:sz w:val="24"/>
            <w:szCs w:val="24"/>
            <w:lang w:val="en-US" w:eastAsia="zh-CN"/>
          </w:rPr>
          <w:t>咬坏</w:t>
        </w:r>
      </w:ins>
      <w:ins w:id="810" w:author="95%" w:date="2026-09-09T14:48:29Z">
        <w:r>
          <w:rPr>
            <w:rFonts w:hint="eastAsia" w:ascii="SimSun" w:hAnsi="SimSun" w:eastAsia="SimSun" w:cs="SimSun"/>
            <w:sz w:val="24"/>
            <w:szCs w:val="24"/>
            <w:lang w:val="en-US" w:eastAsia="zh-CN"/>
          </w:rPr>
          <w:t>电源线和</w:t>
        </w:r>
      </w:ins>
      <w:ins w:id="811" w:author="95%" w:date="2026-09-09T14:48:31Z">
        <w:r>
          <w:rPr>
            <w:rFonts w:hint="eastAsia" w:ascii="SimSun" w:hAnsi="SimSun" w:eastAsia="SimSun" w:cs="SimSun"/>
            <w:sz w:val="24"/>
            <w:szCs w:val="24"/>
            <w:lang w:val="en-US" w:eastAsia="zh-CN"/>
          </w:rPr>
          <w:t>其他</w:t>
        </w:r>
      </w:ins>
      <w:ins w:id="812" w:author="95%" w:date="2026-09-09T14:48:32Z">
        <w:r>
          <w:rPr>
            <w:rFonts w:hint="eastAsia" w:ascii="SimSun" w:hAnsi="SimSun" w:eastAsia="SimSun" w:cs="SimSun"/>
            <w:sz w:val="24"/>
            <w:szCs w:val="24"/>
            <w:lang w:val="en-US" w:eastAsia="zh-CN"/>
          </w:rPr>
          <w:t>附件，</w:t>
        </w:r>
      </w:ins>
      <w:ins w:id="813" w:author="95%" w:date="2026-09-09T14:48:34Z">
        <w:r>
          <w:rPr>
            <w:rFonts w:hint="eastAsia" w:ascii="SimSun" w:hAnsi="SimSun" w:eastAsia="SimSun" w:cs="SimSun"/>
            <w:sz w:val="24"/>
            <w:szCs w:val="24"/>
            <w:lang w:val="en-US" w:eastAsia="zh-CN"/>
          </w:rPr>
          <w:t>其</w:t>
        </w:r>
      </w:ins>
      <w:ins w:id="814" w:author="95%" w:date="2026-09-09T14:48:35Z">
        <w:r>
          <w:rPr>
            <w:rFonts w:hint="eastAsia" w:ascii="SimSun" w:hAnsi="SimSun" w:eastAsia="SimSun" w:cs="SimSun"/>
            <w:sz w:val="24"/>
            <w:szCs w:val="24"/>
            <w:lang w:val="en-US" w:eastAsia="zh-CN"/>
          </w:rPr>
          <w:t>毛发</w:t>
        </w:r>
      </w:ins>
      <w:ins w:id="815" w:author="95%" w:date="2026-09-09T14:48:36Z">
        <w:r>
          <w:rPr>
            <w:rFonts w:hint="eastAsia" w:ascii="SimSun" w:hAnsi="SimSun" w:eastAsia="SimSun" w:cs="SimSun"/>
            <w:sz w:val="24"/>
            <w:szCs w:val="24"/>
            <w:lang w:val="en-US" w:eastAsia="zh-CN"/>
          </w:rPr>
          <w:t>可能</w:t>
        </w:r>
      </w:ins>
      <w:ins w:id="816" w:author="95%" w:date="2026-09-09T14:48:37Z">
        <w:r>
          <w:rPr>
            <w:rFonts w:hint="eastAsia" w:ascii="SimSun" w:hAnsi="SimSun" w:eastAsia="SimSun" w:cs="SimSun"/>
            <w:sz w:val="24"/>
            <w:szCs w:val="24"/>
            <w:lang w:val="en-US" w:eastAsia="zh-CN"/>
          </w:rPr>
          <w:t>堵塞</w:t>
        </w:r>
      </w:ins>
      <w:ins w:id="817" w:author="95%" w:date="2026-09-09T14:48:50Z">
        <w:r>
          <w:rPr>
            <w:rFonts w:hint="eastAsia" w:ascii="SimSun" w:hAnsi="SimSun" w:eastAsia="SimSun" w:cs="SimSun"/>
            <w:sz w:val="24"/>
            <w:szCs w:val="24"/>
            <w:lang w:val="en-US" w:eastAsia="zh-CN"/>
          </w:rPr>
          <w:t>空气滤芯和</w:t>
        </w:r>
      </w:ins>
      <w:ins w:id="818" w:author="95%" w:date="2026-09-09T14:48:52Z">
        <w:r>
          <w:rPr>
            <w:rFonts w:hint="eastAsia" w:ascii="SimSun" w:hAnsi="SimSun" w:eastAsia="SimSun" w:cs="SimSun"/>
            <w:sz w:val="24"/>
            <w:szCs w:val="24"/>
            <w:lang w:val="en-US" w:eastAsia="zh-CN"/>
          </w:rPr>
          <w:t>进气口</w:t>
        </w:r>
      </w:ins>
      <w:ins w:id="819" w:author="95%" w:date="2026-09-09T14:48:53Z">
        <w:r>
          <w:rPr>
            <w:rFonts w:hint="eastAsia" w:ascii="SimSun" w:hAnsi="SimSun" w:eastAsia="SimSun" w:cs="SimSun"/>
            <w:sz w:val="24"/>
            <w:szCs w:val="24"/>
            <w:lang w:val="en-US" w:eastAsia="zh-CN"/>
          </w:rPr>
          <w:t>，</w:t>
        </w:r>
      </w:ins>
      <w:ins w:id="820" w:author="95%" w:date="2026-09-09T14:48:55Z">
        <w:r>
          <w:rPr>
            <w:rFonts w:hint="eastAsia" w:ascii="SimSun" w:hAnsi="SimSun" w:eastAsia="SimSun" w:cs="SimSun"/>
            <w:sz w:val="24"/>
            <w:szCs w:val="24"/>
            <w:lang w:val="en-US" w:eastAsia="zh-CN"/>
          </w:rPr>
          <w:t>昆虫</w:t>
        </w:r>
      </w:ins>
      <w:ins w:id="821" w:author="95%" w:date="2026-09-09T14:48:58Z">
        <w:r>
          <w:rPr>
            <w:rFonts w:hint="eastAsia" w:ascii="SimSun" w:hAnsi="SimSun" w:eastAsia="SimSun" w:cs="SimSun"/>
            <w:sz w:val="24"/>
            <w:szCs w:val="24"/>
            <w:lang w:val="en-US" w:eastAsia="zh-CN"/>
          </w:rPr>
          <w:t>进入</w:t>
        </w:r>
      </w:ins>
      <w:ins w:id="822" w:author="95%" w:date="2026-09-09T14:48:59Z">
        <w:r>
          <w:rPr>
            <w:rFonts w:hint="eastAsia" w:ascii="SimSun" w:hAnsi="SimSun" w:eastAsia="SimSun" w:cs="SimSun"/>
            <w:sz w:val="24"/>
            <w:szCs w:val="24"/>
            <w:lang w:val="en-US" w:eastAsia="zh-CN"/>
          </w:rPr>
          <w:t>设备</w:t>
        </w:r>
      </w:ins>
      <w:ins w:id="823" w:author="95%" w:date="2026-09-09T14:49:01Z">
        <w:r>
          <w:rPr>
            <w:rFonts w:hint="eastAsia" w:ascii="SimSun" w:hAnsi="SimSun" w:eastAsia="SimSun" w:cs="SimSun"/>
            <w:sz w:val="24"/>
            <w:szCs w:val="24"/>
            <w:lang w:val="en-US" w:eastAsia="zh-CN"/>
          </w:rPr>
          <w:t>内部</w:t>
        </w:r>
      </w:ins>
      <w:ins w:id="824" w:author="95%" w:date="2026-09-09T14:49:09Z">
        <w:r>
          <w:rPr>
            <w:rFonts w:hint="eastAsia" w:ascii="SimSun" w:hAnsi="SimSun" w:eastAsia="SimSun" w:cs="SimSun"/>
            <w:sz w:val="24"/>
            <w:szCs w:val="24"/>
            <w:lang w:val="en-US" w:eastAsia="zh-CN"/>
          </w:rPr>
          <w:t>可能</w:t>
        </w:r>
      </w:ins>
      <w:ins w:id="825" w:author="95%" w:date="2026-09-09T14:49:10Z">
        <w:r>
          <w:rPr>
            <w:rFonts w:hint="eastAsia" w:ascii="SimSun" w:hAnsi="SimSun" w:eastAsia="SimSun" w:cs="SimSun"/>
            <w:sz w:val="24"/>
            <w:szCs w:val="24"/>
            <w:lang w:val="en-US" w:eastAsia="zh-CN"/>
          </w:rPr>
          <w:t>造成</w:t>
        </w:r>
      </w:ins>
      <w:ins w:id="826" w:author="95%" w:date="2026-09-09T14:49:11Z">
        <w:r>
          <w:rPr>
            <w:rFonts w:hint="eastAsia" w:ascii="SimSun" w:hAnsi="SimSun" w:eastAsia="SimSun" w:cs="SimSun"/>
            <w:sz w:val="24"/>
            <w:szCs w:val="24"/>
            <w:lang w:val="en-US" w:eastAsia="zh-CN"/>
          </w:rPr>
          <w:t>污染、</w:t>
        </w:r>
      </w:ins>
      <w:ins w:id="827" w:author="95%" w:date="2026-09-09T14:49:12Z">
        <w:r>
          <w:rPr>
            <w:rFonts w:hint="eastAsia" w:ascii="SimSun" w:hAnsi="SimSun" w:eastAsia="SimSun" w:cs="SimSun"/>
            <w:sz w:val="24"/>
            <w:szCs w:val="24"/>
            <w:lang w:val="en-US" w:eastAsia="zh-CN"/>
          </w:rPr>
          <w:t>堵塞和</w:t>
        </w:r>
      </w:ins>
      <w:ins w:id="828" w:author="95%" w:date="2026-09-09T14:49:14Z">
        <w:r>
          <w:rPr>
            <w:rFonts w:hint="eastAsia" w:ascii="SimSun" w:hAnsi="SimSun" w:eastAsia="SimSun" w:cs="SimSun"/>
            <w:sz w:val="24"/>
            <w:szCs w:val="24"/>
            <w:lang w:val="en-US" w:eastAsia="zh-CN"/>
          </w:rPr>
          <w:t>设备故障</w:t>
        </w:r>
      </w:ins>
      <w:ins w:id="829" w:author="95%" w:date="2026-09-09T14:49:15Z">
        <w:r>
          <w:rPr>
            <w:rFonts w:hint="eastAsia" w:ascii="SimSun" w:hAnsi="SimSun" w:eastAsia="SimSun" w:cs="SimSun"/>
            <w:sz w:val="24"/>
            <w:szCs w:val="24"/>
            <w:lang w:val="en-US" w:eastAsia="zh-CN"/>
          </w:rPr>
          <w:t>。</w:t>
        </w:r>
      </w:ins>
    </w:p>
    <w:p w14:paraId="163D55E0">
      <w:pPr>
        <w:pStyle w:val="35"/>
        <w:numPr>
          <w:ilvl w:val="0"/>
          <w:numId w:val="49"/>
        </w:numPr>
        <w:ind w:firstLineChars="0"/>
        <w:rPr>
          <w:rFonts w:hint="default" w:ascii="Times New Roman" w:hAnsi="Times New Roman" w:cs="Times New Roman"/>
          <w:color w:val="auto"/>
          <w:highlight w:val="none"/>
        </w:rPr>
      </w:pPr>
      <w:ins w:id="830" w:author="95%" w:date="2026-09-09T14:44:45Z">
        <w:r>
          <w:rPr>
            <w:rFonts w:ascii="SimSun" w:hAnsi="SimSun" w:eastAsia="SimSun" w:cs="SimSun"/>
            <w:sz w:val="24"/>
            <w:szCs w:val="24"/>
          </w:rPr>
          <w:t>设备应避免阳光直射和强光照射。阳光直射可能使设备温度升高，强光可能影响屏幕观察或光源感应器的正常工作。</w:t>
        </w:r>
      </w:ins>
    </w:p>
    <w:p w14:paraId="2BE044A4">
      <w:pPr>
        <w:pStyle w:val="35"/>
        <w:numPr>
          <w:ilvl w:val="0"/>
          <w:numId w:val="49"/>
        </w:numPr>
        <w:ind w:firstLineChars="0"/>
        <w:rPr>
          <w:ins w:id="831" w:author="95%" w:date="2026-09-09T14:15:08Z"/>
          <w:rFonts w:hint="default" w:ascii="Times New Roman" w:hAnsi="Times New Roman" w:cs="Times New Roman"/>
          <w:color w:val="auto"/>
          <w:highlight w:val="none"/>
        </w:rPr>
      </w:pPr>
      <w:ins w:id="832" w:author="95%" w:date="2026-09-09T15:12:44Z">
        <w:commentRangeStart w:id="18"/>
        <w:r>
          <w:rPr>
            <w:rFonts w:hint="eastAsia" w:cs="Times New Roman"/>
            <w:color w:val="auto"/>
            <w:highlight w:val="none"/>
            <w:lang w:val="en-US" w:eastAsia="zh-CN"/>
          </w:rPr>
          <w:t>设备</w:t>
        </w:r>
      </w:ins>
      <w:ins w:id="833" w:author="95%" w:date="2026-09-09T15:12:45Z">
        <w:r>
          <w:rPr>
            <w:rFonts w:hint="eastAsia" w:cs="Times New Roman"/>
            <w:color w:val="auto"/>
            <w:highlight w:val="none"/>
            <w:lang w:val="en-US" w:eastAsia="zh-CN"/>
          </w:rPr>
          <w:t>不能</w:t>
        </w:r>
      </w:ins>
      <w:ins w:id="834" w:author="95%" w:date="2026-09-09T15:12:47Z">
        <w:r>
          <w:rPr>
            <w:rFonts w:hint="eastAsia" w:cs="Times New Roman"/>
            <w:color w:val="auto"/>
            <w:highlight w:val="none"/>
            <w:lang w:val="en-US" w:eastAsia="zh-CN"/>
          </w:rPr>
          <w:t>被</w:t>
        </w:r>
      </w:ins>
      <w:ins w:id="835" w:author="95%" w:date="2026-09-09T15:12:49Z">
        <w:r>
          <w:rPr>
            <w:rFonts w:hint="eastAsia" w:cs="Times New Roman"/>
            <w:color w:val="auto"/>
            <w:highlight w:val="none"/>
            <w:lang w:val="en-US" w:eastAsia="zh-CN"/>
          </w:rPr>
          <w:t>覆</w:t>
        </w:r>
        <w:commentRangeEnd w:id="18"/>
      </w:ins>
      <w:r>
        <w:commentReference w:id="18"/>
      </w:r>
      <w:ins w:id="836" w:author="95%" w:date="2026-09-09T15:12:49Z">
        <w:r>
          <w:rPr>
            <w:rFonts w:hint="eastAsia" w:cs="Times New Roman"/>
            <w:color w:val="auto"/>
            <w:highlight w:val="none"/>
            <w:lang w:val="en-US" w:eastAsia="zh-CN"/>
          </w:rPr>
          <w:t>盖</w:t>
        </w:r>
      </w:ins>
      <w:ins w:id="837" w:author="95%" w:date="2026-09-09T15:12:50Z">
        <w:r>
          <w:rPr>
            <w:rFonts w:hint="eastAsia" w:cs="Times New Roman"/>
            <w:color w:val="auto"/>
            <w:highlight w:val="none"/>
            <w:lang w:val="en-US" w:eastAsia="zh-CN"/>
          </w:rPr>
          <w:t>或</w:t>
        </w:r>
      </w:ins>
      <w:ins w:id="838" w:author="95%" w:date="2026-09-09T15:12:53Z">
        <w:r>
          <w:rPr>
            <w:rFonts w:hint="eastAsia" w:cs="Times New Roman"/>
            <w:color w:val="auto"/>
            <w:highlight w:val="none"/>
            <w:lang w:val="en-US" w:eastAsia="zh-CN"/>
          </w:rPr>
          <w:t>放置</w:t>
        </w:r>
      </w:ins>
      <w:ins w:id="839" w:author="95%" w:date="2026-09-09T15:12:54Z">
        <w:r>
          <w:rPr>
            <w:rFonts w:hint="eastAsia" w:cs="Times New Roman"/>
            <w:color w:val="auto"/>
            <w:highlight w:val="none"/>
            <w:lang w:val="en-US" w:eastAsia="zh-CN"/>
          </w:rPr>
          <w:t>不当</w:t>
        </w:r>
      </w:ins>
      <w:ins w:id="840" w:author="95%" w:date="2026-09-09T15:12:55Z">
        <w:r>
          <w:rPr>
            <w:rFonts w:hint="eastAsia" w:cs="Times New Roman"/>
            <w:color w:val="auto"/>
            <w:highlight w:val="none"/>
            <w:lang w:val="en-US" w:eastAsia="zh-CN"/>
          </w:rPr>
          <w:t>，</w:t>
        </w:r>
      </w:ins>
      <w:ins w:id="841" w:author="95%" w:date="2026-09-09T15:12:56Z">
        <w:r>
          <w:rPr>
            <w:rFonts w:hint="eastAsia" w:cs="Times New Roman"/>
            <w:color w:val="auto"/>
            <w:highlight w:val="none"/>
            <w:lang w:val="en-US" w:eastAsia="zh-CN"/>
          </w:rPr>
          <w:t>从而</w:t>
        </w:r>
      </w:ins>
      <w:ins w:id="842" w:author="95%" w:date="2026-09-09T15:12:57Z">
        <w:r>
          <w:rPr>
            <w:rFonts w:hint="eastAsia" w:cs="Times New Roman"/>
            <w:color w:val="auto"/>
            <w:highlight w:val="none"/>
            <w:lang w:val="en-US" w:eastAsia="zh-CN"/>
          </w:rPr>
          <w:t>造成</w:t>
        </w:r>
      </w:ins>
      <w:ins w:id="843" w:author="95%" w:date="2026-09-09T15:12:59Z">
        <w:r>
          <w:rPr>
            <w:rFonts w:hint="eastAsia" w:cs="Times New Roman"/>
            <w:color w:val="auto"/>
            <w:highlight w:val="none"/>
            <w:lang w:val="en-US" w:eastAsia="zh-CN"/>
          </w:rPr>
          <w:t>运行</w:t>
        </w:r>
      </w:ins>
      <w:ins w:id="844" w:author="95%" w:date="2026-09-09T15:13:00Z">
        <w:r>
          <w:rPr>
            <w:rFonts w:hint="eastAsia" w:cs="Times New Roman"/>
            <w:color w:val="auto"/>
            <w:highlight w:val="none"/>
            <w:lang w:val="en-US" w:eastAsia="zh-CN"/>
          </w:rPr>
          <w:t>或</w:t>
        </w:r>
      </w:ins>
      <w:ins w:id="845" w:author="95%" w:date="2026-09-09T15:13:01Z">
        <w:r>
          <w:rPr>
            <w:rFonts w:hint="eastAsia" w:cs="Times New Roman"/>
            <w:color w:val="auto"/>
            <w:highlight w:val="none"/>
            <w:lang w:val="en-US" w:eastAsia="zh-CN"/>
          </w:rPr>
          <w:t>性能</w:t>
        </w:r>
      </w:ins>
      <w:ins w:id="846" w:author="95%" w:date="2026-09-09T15:13:03Z">
        <w:r>
          <w:rPr>
            <w:rFonts w:hint="eastAsia" w:cs="Times New Roman"/>
            <w:color w:val="auto"/>
            <w:highlight w:val="none"/>
            <w:lang w:val="en-US" w:eastAsia="zh-CN"/>
          </w:rPr>
          <w:t>不正常。</w:t>
        </w:r>
      </w:ins>
      <w:ins w:id="847" w:author="95%" w:date="2026-09-09T15:13:04Z">
        <w:r>
          <w:rPr>
            <w:rFonts w:hint="eastAsia" w:cs="Times New Roman"/>
            <w:color w:val="auto"/>
            <w:highlight w:val="none"/>
            <w:lang w:val="en-US" w:eastAsia="zh-CN"/>
          </w:rPr>
          <w:t>例如</w:t>
        </w:r>
      </w:ins>
      <w:ins w:id="848" w:author="95%" w:date="2026-09-09T15:13:06Z">
        <w:r>
          <w:rPr>
            <w:rFonts w:hint="eastAsia" w:cs="Times New Roman"/>
            <w:color w:val="auto"/>
            <w:highlight w:val="none"/>
            <w:lang w:val="en-US" w:eastAsia="zh-CN"/>
          </w:rPr>
          <w:t>，</w:t>
        </w:r>
      </w:ins>
      <w:ins w:id="849" w:author="95%" w:date="2026-09-09T15:13:18Z">
        <w:r>
          <w:rPr>
            <w:rFonts w:hint="eastAsia" w:cs="Times New Roman"/>
            <w:color w:val="auto"/>
            <w:highlight w:val="none"/>
            <w:lang w:val="en-US" w:eastAsia="zh-CN"/>
          </w:rPr>
          <w:t>放置</w:t>
        </w:r>
      </w:ins>
      <w:ins w:id="850" w:author="95%" w:date="2026-09-09T15:13:19Z">
        <w:r>
          <w:rPr>
            <w:rFonts w:hint="eastAsia" w:cs="Times New Roman"/>
            <w:color w:val="auto"/>
            <w:highlight w:val="none"/>
            <w:lang w:val="en-US" w:eastAsia="zh-CN"/>
          </w:rPr>
          <w:t>呼吸机</w:t>
        </w:r>
      </w:ins>
      <w:ins w:id="851" w:author="95%" w:date="2026-09-09T15:13:21Z">
        <w:r>
          <w:rPr>
            <w:rFonts w:hint="eastAsia" w:cs="Times New Roman"/>
            <w:color w:val="auto"/>
            <w:highlight w:val="none"/>
            <w:lang w:val="en-US" w:eastAsia="zh-CN"/>
          </w:rPr>
          <w:t>时</w:t>
        </w:r>
      </w:ins>
      <w:ins w:id="852" w:author="95%" w:date="2026-09-09T15:14:30Z">
        <w:r>
          <w:rPr>
            <w:rFonts w:hint="eastAsia" w:cs="Times New Roman"/>
            <w:color w:val="auto"/>
            <w:highlight w:val="none"/>
            <w:lang w:val="en-US" w:eastAsia="zh-CN"/>
          </w:rPr>
          <w:t>，</w:t>
        </w:r>
      </w:ins>
      <w:r>
        <w:rPr>
          <w:rFonts w:hint="default" w:ascii="Times New Roman" w:hAnsi="Times New Roman" w:cs="Times New Roman"/>
          <w:color w:val="auto"/>
          <w:highlight w:val="none"/>
        </w:rPr>
        <w:t>不要让被单、窗帘或其他物品堵塞设备的空气滤芯盖和通气口，以免堵塞气道。机器正在运行时，如果阻塞管路</w:t>
      </w:r>
      <w:ins w:id="853" w:author="95%" w:date="2026-09-09T15:14:42Z">
        <w:r>
          <w:rPr>
            <w:rFonts w:hint="eastAsia" w:cs="Times New Roman"/>
            <w:color w:val="auto"/>
            <w:highlight w:val="none"/>
            <w:lang w:val="en-US" w:eastAsia="zh-CN"/>
          </w:rPr>
          <w:t>或</w:t>
        </w:r>
      </w:ins>
      <w:del w:id="854" w:author="95%" w:date="2026-09-09T15:14:41Z">
        <w:r>
          <w:rPr>
            <w:rFonts w:hint="default" w:ascii="Times New Roman" w:hAnsi="Times New Roman" w:cs="Times New Roman"/>
            <w:color w:val="auto"/>
            <w:highlight w:val="none"/>
          </w:rPr>
          <w:delText>和/或</w:delText>
        </w:r>
      </w:del>
      <w:r>
        <w:rPr>
          <w:rFonts w:hint="default" w:ascii="Times New Roman" w:hAnsi="Times New Roman" w:cs="Times New Roman"/>
          <w:color w:val="auto"/>
          <w:highlight w:val="none"/>
        </w:rPr>
        <w:t>空气输入口，会导致机器过热。</w:t>
      </w:r>
    </w:p>
    <w:p w14:paraId="35992560">
      <w:pPr>
        <w:pStyle w:val="35"/>
        <w:numPr>
          <w:ilvl w:val="0"/>
          <w:numId w:val="49"/>
        </w:numPr>
        <w:ind w:firstLineChars="0"/>
        <w:rPr>
          <w:ins w:id="855" w:author="95%" w:date="2026-09-09T14:17:31Z"/>
          <w:rFonts w:hint="default" w:ascii="Times New Roman" w:hAnsi="Times New Roman" w:cs="Times New Roman"/>
          <w:color w:val="auto"/>
          <w:highlight w:val="none"/>
        </w:rPr>
      </w:pPr>
      <w:ins w:id="856" w:author="95%" w:date="2026-09-09T14:15:10Z">
        <w:commentRangeStart w:id="19"/>
        <w:r>
          <w:rPr>
            <w:rFonts w:hint="eastAsia" w:cs="Times New Roman"/>
            <w:color w:val="auto"/>
            <w:highlight w:val="none"/>
            <w:lang w:val="en-US" w:eastAsia="zh-CN"/>
          </w:rPr>
          <w:t>请勿将</w:t>
        </w:r>
      </w:ins>
      <w:ins w:id="857" w:author="95%" w:date="2026-09-09T14:16:32Z">
        <w:r>
          <w:rPr>
            <w:rFonts w:hint="eastAsia" w:cs="Times New Roman"/>
            <w:color w:val="auto"/>
            <w:highlight w:val="none"/>
            <w:lang w:val="en-US" w:eastAsia="zh-CN"/>
          </w:rPr>
          <w:t>电</w:t>
        </w:r>
        <w:commentRangeEnd w:id="19"/>
      </w:ins>
      <w:r>
        <w:commentReference w:id="19"/>
      </w:r>
      <w:ins w:id="858" w:author="95%" w:date="2026-09-09T14:16:32Z">
        <w:r>
          <w:rPr>
            <w:rFonts w:hint="eastAsia" w:cs="Times New Roman"/>
            <w:color w:val="auto"/>
            <w:highlight w:val="none"/>
            <w:lang w:val="en-US" w:eastAsia="zh-CN"/>
          </w:rPr>
          <w:t>缆</w:t>
        </w:r>
      </w:ins>
      <w:ins w:id="859" w:author="95%" w:date="2026-09-09T14:15:32Z">
        <w:r>
          <w:rPr>
            <w:rFonts w:hint="eastAsia" w:cs="Times New Roman"/>
            <w:color w:val="auto"/>
            <w:highlight w:val="none"/>
            <w:lang w:val="en-US" w:eastAsia="zh-CN"/>
          </w:rPr>
          <w:t>和</w:t>
        </w:r>
      </w:ins>
      <w:ins w:id="860" w:author="95%" w:date="2026-09-09T14:16:36Z">
        <w:r>
          <w:rPr>
            <w:rFonts w:hint="eastAsia" w:cs="Times New Roman"/>
            <w:color w:val="auto"/>
            <w:highlight w:val="none"/>
            <w:lang w:val="en-US" w:eastAsia="zh-CN"/>
          </w:rPr>
          <w:t>软管</w:t>
        </w:r>
      </w:ins>
      <w:ins w:id="861" w:author="95%" w:date="2026-09-09T14:15:38Z">
        <w:r>
          <w:rPr>
            <w:rFonts w:hint="eastAsia" w:cs="Times New Roman"/>
            <w:color w:val="auto"/>
            <w:highlight w:val="none"/>
            <w:lang w:val="en-US" w:eastAsia="zh-CN"/>
          </w:rPr>
          <w:t>缠绕到</w:t>
        </w:r>
      </w:ins>
      <w:ins w:id="862" w:author="95%" w:date="2026-09-09T14:15:49Z">
        <w:r>
          <w:rPr>
            <w:rFonts w:hint="eastAsia" w:cs="Times New Roman"/>
            <w:color w:val="auto"/>
            <w:highlight w:val="none"/>
            <w:lang w:val="en-US" w:eastAsia="zh-CN"/>
          </w:rPr>
          <w:t>脖</w:t>
        </w:r>
      </w:ins>
      <w:ins w:id="863" w:author="95%" w:date="2026-09-09T14:15:41Z">
        <w:r>
          <w:rPr>
            <w:rFonts w:hint="eastAsia" w:cs="Times New Roman"/>
            <w:color w:val="auto"/>
            <w:highlight w:val="none"/>
            <w:lang w:val="en-US" w:eastAsia="zh-CN"/>
          </w:rPr>
          <w:t>颈上</w:t>
        </w:r>
      </w:ins>
      <w:ins w:id="864" w:author="95%" w:date="2026-09-09T14:15:51Z">
        <w:r>
          <w:rPr>
            <w:rFonts w:hint="eastAsia" w:cs="Times New Roman"/>
            <w:color w:val="auto"/>
            <w:highlight w:val="none"/>
            <w:lang w:val="en-US" w:eastAsia="zh-CN"/>
          </w:rPr>
          <w:t>，</w:t>
        </w:r>
      </w:ins>
      <w:ins w:id="865" w:author="95%" w:date="2026-09-09T14:15:56Z">
        <w:r>
          <w:rPr>
            <w:rFonts w:hint="eastAsia" w:cs="Times New Roman"/>
            <w:color w:val="auto"/>
            <w:highlight w:val="none"/>
            <w:lang w:val="en-US" w:eastAsia="zh-CN"/>
          </w:rPr>
          <w:t>以免造成</w:t>
        </w:r>
      </w:ins>
      <w:ins w:id="866" w:author="95%" w:date="2026-09-09T14:16:07Z">
        <w:r>
          <w:rPr>
            <w:rFonts w:hint="eastAsia" w:cs="Times New Roman"/>
            <w:color w:val="auto"/>
            <w:highlight w:val="none"/>
            <w:lang w:val="en-US" w:eastAsia="zh-CN"/>
          </w:rPr>
          <w:t>勒颈。</w:t>
        </w:r>
      </w:ins>
    </w:p>
    <w:p w14:paraId="583CAC94">
      <w:pPr>
        <w:pStyle w:val="35"/>
        <w:numPr>
          <w:ilvl w:val="0"/>
          <w:numId w:val="49"/>
        </w:numPr>
        <w:ind w:firstLineChars="0"/>
        <w:rPr>
          <w:ins w:id="867" w:author="95%" w:date="2026-09-09T14:18:35Z"/>
          <w:rFonts w:hint="default" w:ascii="Times New Roman" w:hAnsi="Times New Roman" w:cs="Times New Roman"/>
          <w:color w:val="auto"/>
          <w:highlight w:val="none"/>
        </w:rPr>
      </w:pPr>
      <w:ins w:id="868" w:author="95%" w:date="2026-09-09T14:17:40Z">
        <w:r>
          <w:rPr>
            <w:rFonts w:hint="eastAsia" w:cs="Times New Roman"/>
            <w:color w:val="auto"/>
            <w:highlight w:val="none"/>
            <w:lang w:val="en-US" w:eastAsia="zh-CN"/>
          </w:rPr>
          <w:t>谨防</w:t>
        </w:r>
      </w:ins>
      <w:ins w:id="869" w:author="95%" w:date="2026-09-09T14:17:48Z">
        <w:r>
          <w:rPr>
            <w:rFonts w:hint="eastAsia" w:cs="Times New Roman"/>
            <w:color w:val="auto"/>
            <w:highlight w:val="none"/>
            <w:lang w:val="en-US" w:eastAsia="zh-CN"/>
          </w:rPr>
          <w:t>婴幼儿</w:t>
        </w:r>
      </w:ins>
      <w:ins w:id="870" w:author="95%" w:date="2026-09-09T14:17:54Z">
        <w:r>
          <w:rPr>
            <w:rFonts w:hint="eastAsia" w:cs="Times New Roman"/>
            <w:color w:val="auto"/>
            <w:highlight w:val="none"/>
            <w:lang w:val="en-US" w:eastAsia="zh-CN"/>
          </w:rPr>
          <w:t>，</w:t>
        </w:r>
      </w:ins>
      <w:ins w:id="871" w:author="95%" w:date="2026-09-09T14:17:52Z">
        <w:r>
          <w:rPr>
            <w:rFonts w:hint="eastAsia" w:cs="Times New Roman"/>
            <w:color w:val="auto"/>
            <w:highlight w:val="none"/>
            <w:lang w:val="en-US" w:eastAsia="zh-CN"/>
          </w:rPr>
          <w:t>儿童</w:t>
        </w:r>
      </w:ins>
      <w:ins w:id="872" w:author="95%" w:date="2026-09-09T14:17:56Z">
        <w:r>
          <w:rPr>
            <w:rFonts w:hint="eastAsia" w:cs="Times New Roman"/>
            <w:color w:val="auto"/>
            <w:highlight w:val="none"/>
            <w:lang w:val="en-US" w:eastAsia="zh-CN"/>
          </w:rPr>
          <w:t>或</w:t>
        </w:r>
      </w:ins>
      <w:ins w:id="873" w:author="95%" w:date="2026-09-09T14:17:57Z">
        <w:r>
          <w:rPr>
            <w:rFonts w:hint="eastAsia" w:cs="Times New Roman"/>
            <w:color w:val="auto"/>
            <w:highlight w:val="none"/>
            <w:lang w:val="en-US" w:eastAsia="zh-CN"/>
          </w:rPr>
          <w:t>宠物</w:t>
        </w:r>
      </w:ins>
      <w:ins w:id="874" w:author="95%" w:date="2026-09-09T14:18:08Z">
        <w:r>
          <w:rPr>
            <w:rFonts w:hint="eastAsia" w:cs="Times New Roman"/>
            <w:color w:val="auto"/>
            <w:highlight w:val="none"/>
            <w:lang w:val="en-US" w:eastAsia="zh-CN"/>
          </w:rPr>
          <w:t>吸入</w:t>
        </w:r>
      </w:ins>
      <w:ins w:id="875" w:author="95%" w:date="2026-09-09T14:18:09Z">
        <w:r>
          <w:rPr>
            <w:rFonts w:hint="eastAsia" w:cs="Times New Roman"/>
            <w:color w:val="auto"/>
            <w:highlight w:val="none"/>
            <w:lang w:val="en-US" w:eastAsia="zh-CN"/>
          </w:rPr>
          <w:t>或</w:t>
        </w:r>
      </w:ins>
      <w:ins w:id="876" w:author="95%" w:date="2026-09-09T14:18:22Z">
        <w:r>
          <w:rPr>
            <w:rFonts w:hint="eastAsia" w:cs="Times New Roman"/>
            <w:color w:val="auto"/>
            <w:highlight w:val="none"/>
            <w:lang w:val="en-US" w:eastAsia="zh-CN"/>
          </w:rPr>
          <w:t>吞食</w:t>
        </w:r>
      </w:ins>
      <w:ins w:id="877" w:author="95%" w:date="2026-09-09T14:18:12Z">
        <w:r>
          <w:rPr>
            <w:rFonts w:hint="eastAsia" w:cs="Times New Roman"/>
            <w:color w:val="auto"/>
            <w:highlight w:val="none"/>
            <w:lang w:val="en-US" w:eastAsia="zh-CN"/>
          </w:rPr>
          <w:t>从</w:t>
        </w:r>
      </w:ins>
      <w:ins w:id="878" w:author="95%" w:date="2026-09-09T14:18:14Z">
        <w:r>
          <w:rPr>
            <w:rFonts w:hint="eastAsia" w:cs="Times New Roman"/>
            <w:color w:val="auto"/>
            <w:highlight w:val="none"/>
            <w:lang w:val="en-US" w:eastAsia="zh-CN"/>
          </w:rPr>
          <w:t>呼吸机</w:t>
        </w:r>
      </w:ins>
      <w:ins w:id="879" w:author="95%" w:date="2026-09-09T14:18:26Z">
        <w:r>
          <w:rPr>
            <w:rFonts w:hint="eastAsia" w:cs="Times New Roman"/>
            <w:color w:val="auto"/>
            <w:highlight w:val="none"/>
            <w:lang w:val="en-US" w:eastAsia="zh-CN"/>
          </w:rPr>
          <w:t>上</w:t>
        </w:r>
      </w:ins>
      <w:ins w:id="880" w:author="95%" w:date="2026-09-09T14:18:27Z">
        <w:r>
          <w:rPr>
            <w:rFonts w:hint="eastAsia" w:cs="Times New Roman"/>
            <w:color w:val="auto"/>
            <w:highlight w:val="none"/>
            <w:lang w:val="en-US" w:eastAsia="zh-CN"/>
          </w:rPr>
          <w:t>掉下的</w:t>
        </w:r>
      </w:ins>
      <w:ins w:id="881" w:author="95%" w:date="2026-09-09T14:18:31Z">
        <w:r>
          <w:rPr>
            <w:rFonts w:hint="eastAsia" w:cs="Times New Roman"/>
            <w:color w:val="auto"/>
            <w:highlight w:val="none"/>
            <w:lang w:val="en-US" w:eastAsia="zh-CN"/>
          </w:rPr>
          <w:t>小部件</w:t>
        </w:r>
      </w:ins>
      <w:ins w:id="882" w:author="95%" w:date="2026-09-09T14:18:32Z">
        <w:r>
          <w:rPr>
            <w:rFonts w:hint="eastAsia" w:cs="Times New Roman"/>
            <w:color w:val="auto"/>
            <w:highlight w:val="none"/>
            <w:lang w:val="en-US" w:eastAsia="zh-CN"/>
          </w:rPr>
          <w:t>造成的</w:t>
        </w:r>
      </w:ins>
      <w:ins w:id="883" w:author="95%" w:date="2026-09-09T14:18:33Z">
        <w:r>
          <w:rPr>
            <w:rFonts w:hint="eastAsia" w:cs="Times New Roman"/>
            <w:color w:val="auto"/>
            <w:highlight w:val="none"/>
            <w:lang w:val="en-US" w:eastAsia="zh-CN"/>
          </w:rPr>
          <w:t>窒息</w:t>
        </w:r>
      </w:ins>
      <w:ins w:id="884" w:author="95%" w:date="2026-09-09T14:18:34Z">
        <w:r>
          <w:rPr>
            <w:rFonts w:hint="eastAsia" w:cs="Times New Roman"/>
            <w:color w:val="auto"/>
            <w:highlight w:val="none"/>
            <w:lang w:val="en-US" w:eastAsia="zh-CN"/>
          </w:rPr>
          <w:t>。</w:t>
        </w:r>
      </w:ins>
    </w:p>
    <w:p w14:paraId="1E0BE806">
      <w:pPr>
        <w:pStyle w:val="35"/>
        <w:numPr>
          <w:ilvl w:val="0"/>
          <w:numId w:val="49"/>
        </w:numPr>
        <w:ind w:firstLineChars="0"/>
        <w:rPr>
          <w:ins w:id="885" w:author="95%" w:date="2026-09-09T14:24:28Z"/>
          <w:rFonts w:hint="default" w:ascii="Times New Roman" w:hAnsi="Times New Roman" w:cs="Times New Roman"/>
          <w:color w:val="auto"/>
          <w:highlight w:val="none"/>
        </w:rPr>
      </w:pPr>
      <w:ins w:id="886" w:author="95%" w:date="2026-09-09T14:19:34Z">
        <w:r>
          <w:rPr>
            <w:rFonts w:hint="eastAsia" w:cs="Times New Roman"/>
            <w:color w:val="auto"/>
            <w:highlight w:val="none"/>
            <w:lang w:val="en-US" w:eastAsia="zh-CN"/>
          </w:rPr>
          <w:t>设备</w:t>
        </w:r>
      </w:ins>
      <w:ins w:id="887" w:author="95%" w:date="2026-09-09T14:19:35Z">
        <w:r>
          <w:rPr>
            <w:rFonts w:hint="eastAsia" w:cs="Times New Roman"/>
            <w:color w:val="auto"/>
            <w:highlight w:val="none"/>
            <w:lang w:val="en-US" w:eastAsia="zh-CN"/>
          </w:rPr>
          <w:t>、</w:t>
        </w:r>
      </w:ins>
      <w:ins w:id="888" w:author="95%" w:date="2026-09-09T14:19:38Z">
        <w:r>
          <w:rPr>
            <w:rFonts w:hint="eastAsia" w:cs="Times New Roman"/>
            <w:color w:val="auto"/>
            <w:highlight w:val="none"/>
            <w:lang w:val="en-US" w:eastAsia="zh-CN"/>
          </w:rPr>
          <w:t>通气面罩、</w:t>
        </w:r>
      </w:ins>
      <w:ins w:id="889" w:author="95%" w:date="2026-09-09T14:19:40Z">
        <w:r>
          <w:rPr>
            <w:rFonts w:hint="eastAsia" w:cs="Times New Roman"/>
            <w:color w:val="auto"/>
            <w:highlight w:val="none"/>
            <w:lang w:val="en-US" w:eastAsia="zh-CN"/>
          </w:rPr>
          <w:t>呼吸管路</w:t>
        </w:r>
      </w:ins>
      <w:ins w:id="890" w:author="95%" w:date="2026-09-09T14:19:41Z">
        <w:r>
          <w:rPr>
            <w:rFonts w:hint="eastAsia" w:cs="Times New Roman"/>
            <w:color w:val="auto"/>
            <w:highlight w:val="none"/>
            <w:lang w:val="en-US" w:eastAsia="zh-CN"/>
          </w:rPr>
          <w:t>或</w:t>
        </w:r>
      </w:ins>
      <w:ins w:id="891" w:author="95%" w:date="2026-09-09T14:19:49Z">
        <w:r>
          <w:rPr>
            <w:rFonts w:hint="eastAsia" w:cs="Times New Roman"/>
            <w:color w:val="auto"/>
            <w:highlight w:val="none"/>
            <w:lang w:val="en-US" w:eastAsia="zh-CN"/>
          </w:rPr>
          <w:t>其他附件中</w:t>
        </w:r>
      </w:ins>
      <w:ins w:id="892" w:author="95%" w:date="2026-09-09T14:19:52Z">
        <w:r>
          <w:rPr>
            <w:rFonts w:hint="eastAsia" w:cs="Times New Roman"/>
            <w:color w:val="auto"/>
            <w:highlight w:val="none"/>
            <w:lang w:val="en-US" w:eastAsia="zh-CN"/>
          </w:rPr>
          <w:t>可接触</w:t>
        </w:r>
      </w:ins>
      <w:ins w:id="893" w:author="95%" w:date="2026-09-09T14:19:53Z">
        <w:r>
          <w:rPr>
            <w:rFonts w:hint="eastAsia" w:cs="Times New Roman"/>
            <w:color w:val="auto"/>
            <w:highlight w:val="none"/>
            <w:lang w:val="en-US" w:eastAsia="zh-CN"/>
          </w:rPr>
          <w:t>及</w:t>
        </w:r>
      </w:ins>
      <w:ins w:id="894" w:author="95%" w:date="2026-09-09T14:19:54Z">
        <w:r>
          <w:rPr>
            <w:rFonts w:hint="eastAsia" w:cs="Times New Roman"/>
            <w:color w:val="auto"/>
            <w:highlight w:val="none"/>
            <w:lang w:val="en-US" w:eastAsia="zh-CN"/>
          </w:rPr>
          <w:t>材料</w:t>
        </w:r>
      </w:ins>
      <w:ins w:id="895" w:author="95%" w:date="2026-09-09T14:19:56Z">
        <w:r>
          <w:rPr>
            <w:rFonts w:hint="eastAsia" w:cs="Times New Roman"/>
            <w:color w:val="auto"/>
            <w:highlight w:val="none"/>
            <w:lang w:val="en-US" w:eastAsia="zh-CN"/>
          </w:rPr>
          <w:t>可能引起</w:t>
        </w:r>
      </w:ins>
      <w:ins w:id="896" w:author="95%" w:date="2026-09-09T14:19:59Z">
        <w:r>
          <w:rPr>
            <w:rFonts w:hint="eastAsia" w:cs="Times New Roman"/>
            <w:color w:val="auto"/>
            <w:highlight w:val="none"/>
            <w:lang w:val="en-US" w:eastAsia="zh-CN"/>
          </w:rPr>
          <w:t>过敏反应。</w:t>
        </w:r>
      </w:ins>
      <w:ins w:id="897" w:author="95%" w:date="2026-09-09T14:20:02Z">
        <w:r>
          <w:rPr>
            <w:rFonts w:hint="eastAsia" w:cs="Times New Roman"/>
            <w:color w:val="auto"/>
            <w:highlight w:val="none"/>
            <w:lang w:val="en-US" w:eastAsia="zh-CN"/>
          </w:rPr>
          <w:t>如果出现</w:t>
        </w:r>
      </w:ins>
      <w:ins w:id="898" w:author="95%" w:date="2026-09-09T14:20:04Z">
        <w:r>
          <w:rPr>
            <w:rFonts w:hint="eastAsia" w:cs="Times New Roman"/>
            <w:color w:val="auto"/>
            <w:highlight w:val="none"/>
            <w:lang w:val="en-US" w:eastAsia="zh-CN"/>
          </w:rPr>
          <w:t>皮肤发红</w:t>
        </w:r>
      </w:ins>
      <w:ins w:id="899" w:author="95%" w:date="2026-09-09T14:20:05Z">
        <w:r>
          <w:rPr>
            <w:rFonts w:hint="eastAsia" w:cs="Times New Roman"/>
            <w:color w:val="auto"/>
            <w:highlight w:val="none"/>
            <w:lang w:val="en-US" w:eastAsia="zh-CN"/>
          </w:rPr>
          <w:t>、</w:t>
        </w:r>
      </w:ins>
      <w:ins w:id="900" w:author="95%" w:date="2026-09-09T14:20:06Z">
        <w:r>
          <w:rPr>
            <w:rFonts w:hint="eastAsia" w:cs="Times New Roman"/>
            <w:color w:val="auto"/>
            <w:highlight w:val="none"/>
            <w:lang w:val="en-US" w:eastAsia="zh-CN"/>
          </w:rPr>
          <w:t>皮疹</w:t>
        </w:r>
      </w:ins>
      <w:ins w:id="901" w:author="95%" w:date="2026-09-09T14:20:07Z">
        <w:r>
          <w:rPr>
            <w:rFonts w:hint="eastAsia" w:cs="Times New Roman"/>
            <w:color w:val="auto"/>
            <w:highlight w:val="none"/>
            <w:lang w:val="en-US" w:eastAsia="zh-CN"/>
          </w:rPr>
          <w:t>、</w:t>
        </w:r>
      </w:ins>
      <w:ins w:id="902" w:author="95%" w:date="2026-09-09T14:20:08Z">
        <w:r>
          <w:rPr>
            <w:rFonts w:hint="eastAsia" w:cs="Times New Roman"/>
            <w:color w:val="auto"/>
            <w:highlight w:val="none"/>
            <w:lang w:val="en-US" w:eastAsia="zh-CN"/>
          </w:rPr>
          <w:t>瘙痒、</w:t>
        </w:r>
      </w:ins>
      <w:ins w:id="903" w:author="95%" w:date="2026-09-09T14:20:10Z">
        <w:r>
          <w:rPr>
            <w:rFonts w:hint="eastAsia" w:cs="Times New Roman"/>
            <w:color w:val="auto"/>
            <w:highlight w:val="none"/>
            <w:lang w:val="en-US" w:eastAsia="zh-CN"/>
          </w:rPr>
          <w:t>呼吸道</w:t>
        </w:r>
      </w:ins>
      <w:ins w:id="904" w:author="95%" w:date="2026-09-09T14:20:11Z">
        <w:r>
          <w:rPr>
            <w:rFonts w:hint="eastAsia" w:cs="Times New Roman"/>
            <w:color w:val="auto"/>
            <w:highlight w:val="none"/>
            <w:lang w:val="en-US" w:eastAsia="zh-CN"/>
          </w:rPr>
          <w:t>刺激</w:t>
        </w:r>
      </w:ins>
      <w:ins w:id="905" w:author="95%" w:date="2026-09-09T14:20:12Z">
        <w:r>
          <w:rPr>
            <w:rFonts w:hint="eastAsia" w:cs="Times New Roman"/>
            <w:color w:val="auto"/>
            <w:highlight w:val="none"/>
            <w:lang w:val="en-US" w:eastAsia="zh-CN"/>
          </w:rPr>
          <w:t>或其他</w:t>
        </w:r>
      </w:ins>
      <w:ins w:id="906" w:author="95%" w:date="2026-09-09T14:20:14Z">
        <w:r>
          <w:rPr>
            <w:rFonts w:hint="eastAsia" w:cs="Times New Roman"/>
            <w:color w:val="auto"/>
            <w:highlight w:val="none"/>
            <w:lang w:val="en-US" w:eastAsia="zh-CN"/>
          </w:rPr>
          <w:t>疑似</w:t>
        </w:r>
      </w:ins>
      <w:ins w:id="907" w:author="95%" w:date="2026-09-09T14:20:17Z">
        <w:r>
          <w:rPr>
            <w:rFonts w:hint="eastAsia" w:cs="Times New Roman"/>
            <w:color w:val="auto"/>
            <w:highlight w:val="none"/>
            <w:lang w:val="en-US" w:eastAsia="zh-CN"/>
          </w:rPr>
          <w:t>过敏症状</w:t>
        </w:r>
      </w:ins>
      <w:ins w:id="908" w:author="95%" w:date="2026-09-09T14:20:18Z">
        <w:r>
          <w:rPr>
            <w:rFonts w:hint="eastAsia" w:cs="Times New Roman"/>
            <w:color w:val="auto"/>
            <w:highlight w:val="none"/>
            <w:lang w:val="en-US" w:eastAsia="zh-CN"/>
          </w:rPr>
          <w:t>，</w:t>
        </w:r>
      </w:ins>
      <w:ins w:id="909" w:author="95%" w:date="2026-09-09T14:20:19Z">
        <w:r>
          <w:rPr>
            <w:rFonts w:hint="eastAsia" w:cs="Times New Roman"/>
            <w:color w:val="auto"/>
            <w:highlight w:val="none"/>
            <w:lang w:val="en-US" w:eastAsia="zh-CN"/>
          </w:rPr>
          <w:t>应</w:t>
        </w:r>
      </w:ins>
      <w:ins w:id="910" w:author="95%" w:date="2026-09-09T14:20:22Z">
        <w:r>
          <w:rPr>
            <w:rFonts w:hint="eastAsia" w:cs="Times New Roman"/>
            <w:color w:val="auto"/>
            <w:highlight w:val="none"/>
            <w:lang w:val="en-US" w:eastAsia="zh-CN"/>
          </w:rPr>
          <w:t>停止使用</w:t>
        </w:r>
      </w:ins>
      <w:ins w:id="911" w:author="95%" w:date="2026-09-09T14:20:24Z">
        <w:r>
          <w:rPr>
            <w:rFonts w:hint="eastAsia" w:cs="Times New Roman"/>
            <w:color w:val="auto"/>
            <w:highlight w:val="none"/>
            <w:lang w:val="en-US" w:eastAsia="zh-CN"/>
          </w:rPr>
          <w:t>并</w:t>
        </w:r>
      </w:ins>
      <w:ins w:id="912" w:author="95%" w:date="2026-09-09T14:20:27Z">
        <w:r>
          <w:rPr>
            <w:rFonts w:hint="eastAsia" w:cs="Times New Roman"/>
            <w:color w:val="auto"/>
            <w:highlight w:val="none"/>
            <w:lang w:val="en-US" w:eastAsia="zh-CN"/>
          </w:rPr>
          <w:t>咨询医生或</w:t>
        </w:r>
      </w:ins>
      <w:ins w:id="913" w:author="95%" w:date="2026-09-09T14:20:29Z">
        <w:r>
          <w:rPr>
            <w:rFonts w:hint="eastAsia" w:cs="Times New Roman"/>
            <w:color w:val="auto"/>
            <w:highlight w:val="none"/>
            <w:lang w:val="en-US" w:eastAsia="zh-CN"/>
          </w:rPr>
          <w:t>设备</w:t>
        </w:r>
      </w:ins>
      <w:ins w:id="914" w:author="95%" w:date="2026-09-09T14:20:31Z">
        <w:r>
          <w:rPr>
            <w:rFonts w:hint="eastAsia" w:cs="Times New Roman"/>
            <w:color w:val="auto"/>
            <w:highlight w:val="none"/>
            <w:lang w:val="en-US" w:eastAsia="zh-CN"/>
          </w:rPr>
          <w:t>供应商</w:t>
        </w:r>
      </w:ins>
      <w:ins w:id="915" w:author="95%" w:date="2026-09-09T14:20:32Z">
        <w:r>
          <w:rPr>
            <w:rFonts w:hint="eastAsia" w:cs="Times New Roman"/>
            <w:color w:val="auto"/>
            <w:highlight w:val="none"/>
            <w:lang w:val="en-US" w:eastAsia="zh-CN"/>
          </w:rPr>
          <w:t>。</w:t>
        </w:r>
      </w:ins>
    </w:p>
    <w:p w14:paraId="2636EF13">
      <w:pPr>
        <w:pStyle w:val="35"/>
        <w:numPr>
          <w:ilvl w:val="0"/>
          <w:numId w:val="49"/>
        </w:numPr>
        <w:ind w:firstLineChars="0"/>
        <w:rPr>
          <w:rFonts w:hint="default" w:ascii="Times New Roman" w:hAnsi="Times New Roman" w:cs="Times New Roman"/>
          <w:color w:val="auto"/>
          <w:highlight w:val="none"/>
        </w:rPr>
      </w:pPr>
      <w:ins w:id="916" w:author="95%" w:date="2026-09-09T14:24:28Z">
        <w:commentRangeStart w:id="20"/>
        <w:r>
          <w:rPr>
            <w:rFonts w:ascii="SimSun" w:hAnsi="SimSun" w:eastAsia="SimSun" w:cs="SimSun"/>
            <w:sz w:val="24"/>
            <w:szCs w:val="24"/>
          </w:rPr>
          <w:t>设备使用过程中</w:t>
        </w:r>
        <w:commentRangeEnd w:id="20"/>
      </w:ins>
      <w:r>
        <w:commentReference w:id="20"/>
      </w:r>
      <w:ins w:id="917" w:author="95%" w:date="2026-09-09T14:24:28Z">
        <w:r>
          <w:rPr>
            <w:rFonts w:ascii="SimSun" w:hAnsi="SimSun" w:eastAsia="SimSun" w:cs="SimSun"/>
            <w:sz w:val="24"/>
            <w:szCs w:val="24"/>
          </w:rPr>
          <w:t>或刚停止使用后，加热板及湿化水箱内的水可能温度较高。</w:t>
        </w:r>
      </w:ins>
      <w:ins w:id="918" w:author="95%" w:date="2026-09-15T15:33:35Z">
        <w:r>
          <w:rPr>
            <w:rFonts w:hint="eastAsia" w:ascii="SimSun" w:hAnsi="SimSun" w:cs="SimSun"/>
            <w:sz w:val="24"/>
            <w:szCs w:val="24"/>
            <w:lang w:val="en-US" w:eastAsia="zh-CN"/>
          </w:rPr>
          <w:t>为防止</w:t>
        </w:r>
      </w:ins>
      <w:ins w:id="919" w:author="95%" w:date="2026-09-15T15:33:37Z">
        <w:r>
          <w:rPr>
            <w:rFonts w:hint="eastAsia" w:ascii="SimSun" w:hAnsi="SimSun" w:cs="SimSun"/>
            <w:sz w:val="24"/>
            <w:szCs w:val="24"/>
            <w:lang w:val="en-US" w:eastAsia="zh-CN"/>
          </w:rPr>
          <w:t>烫伤，</w:t>
        </w:r>
      </w:ins>
      <w:ins w:id="920" w:author="95%" w:date="2026-09-15T15:33:58Z">
        <w:r>
          <w:rPr>
            <w:rFonts w:hint="eastAsia" w:ascii="SimSun" w:hAnsi="SimSun" w:cs="SimSun"/>
            <w:sz w:val="24"/>
            <w:szCs w:val="24"/>
            <w:lang w:val="en-US" w:eastAsia="zh-CN"/>
          </w:rPr>
          <w:t>请勿</w:t>
        </w:r>
      </w:ins>
      <w:ins w:id="921" w:author="95%" w:date="2026-09-15T15:33:59Z">
        <w:r>
          <w:rPr>
            <w:rFonts w:hint="eastAsia" w:ascii="SimSun" w:hAnsi="SimSun" w:cs="SimSun"/>
            <w:sz w:val="24"/>
            <w:szCs w:val="24"/>
            <w:lang w:val="en-US" w:eastAsia="zh-CN"/>
          </w:rPr>
          <w:t>在</w:t>
        </w:r>
      </w:ins>
      <w:ins w:id="922" w:author="95%" w:date="2026-09-15T15:34:01Z">
        <w:r>
          <w:rPr>
            <w:rFonts w:hint="eastAsia" w:ascii="SimSun" w:hAnsi="SimSun" w:cs="SimSun"/>
            <w:sz w:val="24"/>
            <w:szCs w:val="24"/>
            <w:lang w:val="en-US" w:eastAsia="zh-CN"/>
          </w:rPr>
          <w:t>相关</w:t>
        </w:r>
      </w:ins>
      <w:ins w:id="923" w:author="95%" w:date="2026-09-15T15:34:03Z">
        <w:r>
          <w:rPr>
            <w:rFonts w:hint="eastAsia" w:ascii="SimSun" w:hAnsi="SimSun" w:cs="SimSun"/>
            <w:sz w:val="24"/>
            <w:szCs w:val="24"/>
            <w:lang w:val="en-US" w:eastAsia="zh-CN"/>
          </w:rPr>
          <w:t>部件和</w:t>
        </w:r>
      </w:ins>
      <w:ins w:id="924" w:author="95%" w:date="2026-09-15T15:34:05Z">
        <w:r>
          <w:rPr>
            <w:rFonts w:hint="eastAsia" w:ascii="SimSun" w:hAnsi="SimSun" w:cs="SimSun"/>
            <w:sz w:val="24"/>
            <w:szCs w:val="24"/>
            <w:lang w:val="en-US" w:eastAsia="zh-CN"/>
          </w:rPr>
          <w:t>水</w:t>
        </w:r>
      </w:ins>
      <w:ins w:id="925" w:author="95%" w:date="2026-09-15T15:34:11Z">
        <w:r>
          <w:rPr>
            <w:rFonts w:hint="eastAsia" w:ascii="SimSun" w:hAnsi="SimSun" w:cs="SimSun"/>
            <w:sz w:val="24"/>
            <w:szCs w:val="24"/>
            <w:lang w:val="en-US" w:eastAsia="zh-CN"/>
          </w:rPr>
          <w:t>充分</w:t>
        </w:r>
      </w:ins>
      <w:ins w:id="926" w:author="95%" w:date="2026-09-15T15:34:13Z">
        <w:r>
          <w:rPr>
            <w:rFonts w:hint="eastAsia" w:ascii="SimSun" w:hAnsi="SimSun" w:cs="SimSun"/>
            <w:sz w:val="24"/>
            <w:szCs w:val="24"/>
            <w:lang w:val="en-US" w:eastAsia="zh-CN"/>
          </w:rPr>
          <w:t>冷却前</w:t>
        </w:r>
      </w:ins>
      <w:ins w:id="927" w:author="95%" w:date="2026-09-15T15:34:31Z">
        <w:r>
          <w:rPr>
            <w:rFonts w:hint="eastAsia" w:ascii="SimSun" w:hAnsi="SimSun" w:cs="SimSun"/>
            <w:sz w:val="24"/>
            <w:szCs w:val="24"/>
            <w:lang w:val="en-US" w:eastAsia="zh-CN"/>
          </w:rPr>
          <w:t>触摸加热板、</w:t>
        </w:r>
      </w:ins>
      <w:ins w:id="928" w:author="95%" w:date="2026-09-15T15:34:38Z">
        <w:r>
          <w:rPr>
            <w:rFonts w:hint="eastAsia" w:ascii="SimSun" w:hAnsi="SimSun" w:cs="SimSun"/>
            <w:sz w:val="24"/>
            <w:szCs w:val="24"/>
            <w:lang w:val="en-US" w:eastAsia="zh-CN"/>
          </w:rPr>
          <w:t>接触</w:t>
        </w:r>
      </w:ins>
      <w:ins w:id="929" w:author="95%" w:date="2026-09-15T15:34:41Z">
        <w:r>
          <w:rPr>
            <w:rFonts w:hint="eastAsia" w:ascii="SimSun" w:hAnsi="SimSun" w:cs="SimSun"/>
            <w:sz w:val="24"/>
            <w:szCs w:val="24"/>
            <w:lang w:val="en-US" w:eastAsia="zh-CN"/>
          </w:rPr>
          <w:t>水箱</w:t>
        </w:r>
      </w:ins>
      <w:ins w:id="930" w:author="95%" w:date="2026-09-15T15:34:42Z">
        <w:r>
          <w:rPr>
            <w:rFonts w:hint="eastAsia" w:ascii="SimSun" w:hAnsi="SimSun" w:cs="SimSun"/>
            <w:sz w:val="24"/>
            <w:szCs w:val="24"/>
            <w:lang w:val="en-US" w:eastAsia="zh-CN"/>
          </w:rPr>
          <w:t>内的</w:t>
        </w:r>
      </w:ins>
      <w:ins w:id="931" w:author="95%" w:date="2026-09-15T15:34:43Z">
        <w:r>
          <w:rPr>
            <w:rFonts w:hint="eastAsia" w:ascii="SimSun" w:hAnsi="SimSun" w:cs="SimSun"/>
            <w:sz w:val="24"/>
            <w:szCs w:val="24"/>
            <w:lang w:val="en-US" w:eastAsia="zh-CN"/>
          </w:rPr>
          <w:t>水或</w:t>
        </w:r>
      </w:ins>
      <w:ins w:id="932" w:author="95%" w:date="2026-09-15T15:34:44Z">
        <w:r>
          <w:rPr>
            <w:rFonts w:hint="eastAsia" w:ascii="SimSun" w:hAnsi="SimSun" w:cs="SimSun"/>
            <w:sz w:val="24"/>
            <w:szCs w:val="24"/>
            <w:lang w:val="en-US" w:eastAsia="zh-CN"/>
          </w:rPr>
          <w:t>进行</w:t>
        </w:r>
      </w:ins>
      <w:ins w:id="933" w:author="95%" w:date="2026-09-15T15:34:46Z">
        <w:r>
          <w:rPr>
            <w:rFonts w:hint="eastAsia" w:ascii="SimSun" w:hAnsi="SimSun" w:cs="SimSun"/>
            <w:sz w:val="24"/>
            <w:szCs w:val="24"/>
            <w:lang w:val="en-US" w:eastAsia="zh-CN"/>
          </w:rPr>
          <w:t>清洁。</w:t>
        </w:r>
      </w:ins>
    </w:p>
    <w:p w14:paraId="063A361F">
      <w:pPr>
        <w:pStyle w:val="35"/>
        <w:numPr>
          <w:ilvl w:val="0"/>
          <w:numId w:val="49"/>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本呼吸机应使用由本公司生产或建议使用的或由处方医生建议使用的鼻罩及附件。使用不正确的鼻罩及附件可能会使治疗效率降低，可能会导致二氧化碳再次吸入过量或损坏机器。有关兼容性信息，请访问www.vvfly.cn以了解详情。</w:t>
      </w:r>
    </w:p>
    <w:p w14:paraId="15FD1B73">
      <w:pPr>
        <w:pStyle w:val="35"/>
        <w:ind w:left="420" w:firstLine="0" w:firstLineChars="0"/>
        <w:rPr>
          <w:rFonts w:hint="default" w:ascii="Times New Roman" w:hAnsi="Times New Roman" w:cs="Times New Roman"/>
          <w:color w:val="auto"/>
          <w:highlight w:val="none"/>
        </w:rPr>
      </w:pPr>
    </w:p>
    <w:p w14:paraId="64157B4E">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警告</w:t>
      </w:r>
    </w:p>
    <w:p w14:paraId="31601D88">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本设备不能用作任何形式的生命支持系统。</w:t>
      </w:r>
    </w:p>
    <w:p w14:paraId="402C33AF">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确保电源线远离过热表面</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电源线和插头处于良好状态，且设备无任何损坏。</w:t>
      </w:r>
    </w:p>
    <w:p w14:paraId="56AB895B">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请勿与氧气混合使用。任何氧气源与机器距离必须超过 1 米，以避免火灾和烧伤危险。</w:t>
      </w:r>
    </w:p>
    <w:p w14:paraId="1DCE5C16">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不能在有易燃气体（例如麻醉剂）的环境下使用本产品，以免发生爆炸。</w:t>
      </w:r>
    </w:p>
    <w:p w14:paraId="4B1BE16A">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和移动式射频通信设备</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lang w:val="en-US" w:eastAsia="zh-CN"/>
        </w:rPr>
        <w:t>如MRI、CT</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可能影响本设备的使用，在正常使用本设备时，建议远离和移动式射频通信设备或使其处在关闭状态。</w:t>
      </w:r>
    </w:p>
    <w:p w14:paraId="1430A4E3">
      <w:pPr>
        <w:pStyle w:val="35"/>
        <w:numPr>
          <w:ilvl w:val="0"/>
          <w:numId w:val="50"/>
        </w:numPr>
        <w:ind w:firstLineChars="0"/>
        <w:rPr>
          <w:ins w:id="934" w:author="95%" w:date="2026-09-09T15:57:28Z"/>
          <w:rFonts w:hint="default" w:ascii="Times New Roman" w:hAnsi="Times New Roman" w:cs="Times New Roman"/>
          <w:color w:val="auto"/>
          <w:highlight w:val="none"/>
        </w:rPr>
      </w:pPr>
      <w:r>
        <w:rPr>
          <w:rFonts w:hint="default" w:ascii="Times New Roman" w:hAnsi="Times New Roman" w:cs="Times New Roman"/>
          <w:color w:val="auto"/>
          <w:highlight w:val="none"/>
        </w:rPr>
        <w:t>本设备与其他设备连接后构成 ME 系统时，需符合医用电气系统安全要求 GB 9706.15 的相关要求。</w:t>
      </w:r>
    </w:p>
    <w:p w14:paraId="13E4EBFA">
      <w:pPr>
        <w:pStyle w:val="35"/>
        <w:numPr>
          <w:ilvl w:val="0"/>
          <w:numId w:val="50"/>
        </w:numPr>
        <w:ind w:firstLineChars="0"/>
        <w:rPr>
          <w:ins w:id="935" w:author="95%" w:date="2026-09-09T15:17:35Z"/>
          <w:rFonts w:hint="default" w:ascii="Times New Roman" w:hAnsi="Times New Roman" w:cs="Times New Roman"/>
          <w:color w:val="auto"/>
          <w:highlight w:val="none"/>
        </w:rPr>
      </w:pPr>
      <w:ins w:id="936" w:author="95%" w:date="2026-09-09T16:25:39Z">
        <w:r>
          <w:rPr>
            <w:rFonts w:hint="eastAsia" w:cs="Times New Roman"/>
            <w:color w:val="auto"/>
            <w:highlight w:val="none"/>
            <w:lang w:val="en-US" w:eastAsia="zh-CN"/>
          </w:rPr>
          <w:t>本设备</w:t>
        </w:r>
      </w:ins>
      <w:ins w:id="937" w:author="95%" w:date="2026-09-09T16:25:41Z">
        <w:r>
          <w:rPr>
            <w:rFonts w:hint="eastAsia" w:cs="Times New Roman"/>
            <w:color w:val="auto"/>
            <w:highlight w:val="none"/>
            <w:lang w:val="en-US" w:eastAsia="zh-CN"/>
          </w:rPr>
          <w:t>与</w:t>
        </w:r>
      </w:ins>
      <w:ins w:id="938" w:author="95%" w:date="2026-09-09T16:25:42Z">
        <w:r>
          <w:rPr>
            <w:rFonts w:hint="eastAsia" w:cs="Times New Roman"/>
            <w:color w:val="auto"/>
            <w:highlight w:val="none"/>
            <w:lang w:val="en-US" w:eastAsia="zh-CN"/>
          </w:rPr>
          <w:t>制造商</w:t>
        </w:r>
      </w:ins>
      <w:ins w:id="939" w:author="95%" w:date="2026-09-09T16:25:47Z">
        <w:r>
          <w:rPr>
            <w:rFonts w:hint="eastAsia" w:cs="Times New Roman"/>
            <w:color w:val="auto"/>
            <w:highlight w:val="none"/>
            <w:lang w:val="en-US" w:eastAsia="zh-CN"/>
          </w:rPr>
          <w:t>提供</w:t>
        </w:r>
      </w:ins>
      <w:ins w:id="940" w:author="95%" w:date="2026-09-09T16:25:48Z">
        <w:r>
          <w:rPr>
            <w:rFonts w:hint="eastAsia" w:cs="Times New Roman"/>
            <w:color w:val="auto"/>
            <w:highlight w:val="none"/>
            <w:lang w:val="en-US" w:eastAsia="zh-CN"/>
          </w:rPr>
          <w:t>或</w:t>
        </w:r>
      </w:ins>
      <w:ins w:id="941" w:author="95%" w:date="2026-09-09T16:25:49Z">
        <w:r>
          <w:rPr>
            <w:rFonts w:hint="eastAsia" w:cs="Times New Roman"/>
            <w:color w:val="auto"/>
            <w:highlight w:val="none"/>
            <w:lang w:val="en-US" w:eastAsia="zh-CN"/>
          </w:rPr>
          <w:t>推荐</w:t>
        </w:r>
      </w:ins>
      <w:ins w:id="942" w:author="95%" w:date="2026-09-09T16:25:50Z">
        <w:r>
          <w:rPr>
            <w:rFonts w:hint="eastAsia" w:cs="Times New Roman"/>
            <w:color w:val="auto"/>
            <w:highlight w:val="none"/>
            <w:lang w:val="en-US" w:eastAsia="zh-CN"/>
          </w:rPr>
          <w:t>的</w:t>
        </w:r>
      </w:ins>
      <w:ins w:id="943" w:author="95%" w:date="2026-09-09T16:25:52Z">
        <w:r>
          <w:rPr>
            <w:rFonts w:hint="eastAsia" w:cs="Times New Roman"/>
            <w:color w:val="auto"/>
            <w:highlight w:val="none"/>
            <w:lang w:val="en-US" w:eastAsia="zh-CN"/>
          </w:rPr>
          <w:t>湿化器、</w:t>
        </w:r>
      </w:ins>
      <w:ins w:id="944" w:author="95%" w:date="2026-09-09T16:25:54Z">
        <w:r>
          <w:rPr>
            <w:rFonts w:hint="eastAsia" w:cs="Times New Roman"/>
            <w:color w:val="auto"/>
            <w:highlight w:val="none"/>
            <w:lang w:val="en-US" w:eastAsia="zh-CN"/>
          </w:rPr>
          <w:t>呼吸管路、</w:t>
        </w:r>
      </w:ins>
      <w:ins w:id="945" w:author="95%" w:date="2026-09-09T16:25:56Z">
        <w:r>
          <w:rPr>
            <w:rFonts w:hint="eastAsia" w:cs="Times New Roman"/>
            <w:color w:val="auto"/>
            <w:highlight w:val="none"/>
            <w:lang w:val="en-US" w:eastAsia="zh-CN"/>
          </w:rPr>
          <w:t>通气面罩、</w:t>
        </w:r>
      </w:ins>
      <w:ins w:id="946" w:author="95%" w:date="2026-09-09T16:25:59Z">
        <w:r>
          <w:rPr>
            <w:rFonts w:hint="eastAsia" w:cs="Times New Roman"/>
            <w:color w:val="auto"/>
            <w:highlight w:val="none"/>
            <w:lang w:val="en-US" w:eastAsia="zh-CN"/>
          </w:rPr>
          <w:t>空气滤芯</w:t>
        </w:r>
      </w:ins>
      <w:ins w:id="947" w:author="95%" w:date="2026-09-09T16:26:01Z">
        <w:r>
          <w:rPr>
            <w:rFonts w:hint="eastAsia" w:cs="Times New Roman"/>
            <w:color w:val="auto"/>
            <w:highlight w:val="none"/>
            <w:lang w:val="en-US" w:eastAsia="zh-CN"/>
          </w:rPr>
          <w:t>及其他</w:t>
        </w:r>
      </w:ins>
      <w:ins w:id="948" w:author="95%" w:date="2026-09-09T16:26:03Z">
        <w:r>
          <w:rPr>
            <w:rFonts w:hint="eastAsia" w:cs="Times New Roman"/>
            <w:color w:val="auto"/>
            <w:highlight w:val="none"/>
            <w:lang w:val="en-US" w:eastAsia="zh-CN"/>
          </w:rPr>
          <w:t>相关附件</w:t>
        </w:r>
      </w:ins>
      <w:ins w:id="949" w:author="95%" w:date="2026-09-09T16:26:04Z">
        <w:r>
          <w:rPr>
            <w:rFonts w:hint="eastAsia" w:cs="Times New Roman"/>
            <w:color w:val="auto"/>
            <w:highlight w:val="none"/>
            <w:lang w:val="en-US" w:eastAsia="zh-CN"/>
          </w:rPr>
          <w:t>的</w:t>
        </w:r>
      </w:ins>
      <w:ins w:id="950" w:author="95%" w:date="2026-09-09T16:26:07Z">
        <w:r>
          <w:rPr>
            <w:rFonts w:hint="eastAsia" w:cs="Times New Roman"/>
            <w:color w:val="auto"/>
            <w:highlight w:val="none"/>
            <w:lang w:val="en-US" w:eastAsia="zh-CN"/>
          </w:rPr>
          <w:t>配套性能</w:t>
        </w:r>
      </w:ins>
      <w:ins w:id="951" w:author="95%" w:date="2026-09-09T16:26:09Z">
        <w:commentRangeStart w:id="21"/>
        <w:r>
          <w:rPr>
            <w:rFonts w:hint="eastAsia" w:cs="Times New Roman"/>
            <w:color w:val="auto"/>
            <w:highlight w:val="none"/>
            <w:lang w:val="en-US" w:eastAsia="zh-CN"/>
          </w:rPr>
          <w:t>已</w:t>
        </w:r>
      </w:ins>
      <w:ins w:id="952" w:author="95%" w:date="2026-09-09T16:26:11Z">
        <w:r>
          <w:rPr>
            <w:rFonts w:hint="eastAsia" w:cs="Times New Roman"/>
            <w:color w:val="auto"/>
            <w:highlight w:val="none"/>
            <w:lang w:val="en-US" w:eastAsia="zh-CN"/>
          </w:rPr>
          <w:t>经过</w:t>
        </w:r>
      </w:ins>
      <w:ins w:id="953" w:author="95%" w:date="2026-09-09T16:26:15Z">
        <w:r>
          <w:rPr>
            <w:rFonts w:hint="eastAsia" w:cs="Times New Roman"/>
            <w:color w:val="auto"/>
            <w:highlight w:val="none"/>
            <w:lang w:val="en-US" w:eastAsia="zh-CN"/>
          </w:rPr>
          <w:t>测试</w:t>
        </w:r>
      </w:ins>
      <w:ins w:id="954" w:author="95%" w:date="2026-09-09T16:26:16Z">
        <w:r>
          <w:rPr>
            <w:rFonts w:hint="eastAsia" w:cs="Times New Roman"/>
            <w:color w:val="auto"/>
            <w:highlight w:val="none"/>
            <w:lang w:val="en-US" w:eastAsia="zh-CN"/>
          </w:rPr>
          <w:t>确认</w:t>
        </w:r>
        <w:commentRangeEnd w:id="21"/>
      </w:ins>
      <w:r>
        <w:commentReference w:id="21"/>
      </w:r>
      <w:ins w:id="955" w:author="95%" w:date="2026-09-09T16:26:19Z">
        <w:r>
          <w:rPr>
            <w:rFonts w:hint="eastAsia" w:cs="Times New Roman"/>
            <w:color w:val="auto"/>
            <w:highlight w:val="none"/>
            <w:lang w:val="en-US" w:eastAsia="zh-CN"/>
          </w:rPr>
          <w:t>。</w:t>
        </w:r>
      </w:ins>
      <w:ins w:id="956" w:author="95%" w:date="2026-09-09T15:57:35Z">
        <w:commentRangeStart w:id="22"/>
        <w:r>
          <w:rPr>
            <w:rFonts w:hint="eastAsia" w:cs="Times New Roman"/>
            <w:color w:val="auto"/>
            <w:highlight w:val="none"/>
            <w:lang w:val="en-US" w:eastAsia="zh-CN"/>
          </w:rPr>
          <w:t>当</w:t>
        </w:r>
      </w:ins>
      <w:ins w:id="957" w:author="95%" w:date="2026-09-09T15:58:39Z">
        <w:r>
          <w:rPr>
            <w:rFonts w:hint="eastAsia" w:cs="Times New Roman"/>
            <w:color w:val="auto"/>
            <w:highlight w:val="none"/>
            <w:lang w:val="en-US" w:eastAsia="zh-CN"/>
          </w:rPr>
          <w:t>本设备</w:t>
        </w:r>
      </w:ins>
      <w:ins w:id="958" w:author="95%" w:date="2026-09-09T15:57:35Z">
        <w:r>
          <w:rPr>
            <w:rFonts w:hint="eastAsia" w:cs="Times New Roman"/>
            <w:color w:val="auto"/>
            <w:highlight w:val="none"/>
            <w:lang w:val="en-US" w:eastAsia="zh-CN"/>
          </w:rPr>
          <w:t>与</w:t>
        </w:r>
      </w:ins>
      <w:ins w:id="959" w:author="95%" w:date="2026-09-09T15:58:53Z">
        <w:r>
          <w:rPr>
            <w:rFonts w:hint="eastAsia" w:cs="Times New Roman"/>
            <w:color w:val="auto"/>
            <w:highlight w:val="none"/>
            <w:lang w:val="en-US" w:eastAsia="zh-CN"/>
          </w:rPr>
          <w:t>未经</w:t>
        </w:r>
        <w:commentRangeEnd w:id="22"/>
      </w:ins>
      <w:r>
        <w:commentReference w:id="22"/>
      </w:r>
      <w:ins w:id="960" w:author="95%" w:date="2026-09-09T15:58:55Z">
        <w:r>
          <w:rPr>
            <w:rFonts w:hint="eastAsia" w:cs="Times New Roman"/>
            <w:color w:val="auto"/>
            <w:highlight w:val="none"/>
            <w:lang w:val="en-US" w:eastAsia="zh-CN"/>
          </w:rPr>
          <w:t>制造商</w:t>
        </w:r>
      </w:ins>
      <w:ins w:id="961" w:author="95%" w:date="2026-09-09T15:57:37Z">
        <w:r>
          <w:rPr>
            <w:rFonts w:hint="eastAsia" w:cs="Times New Roman"/>
            <w:color w:val="auto"/>
            <w:highlight w:val="none"/>
            <w:lang w:val="en-US" w:eastAsia="zh-CN"/>
          </w:rPr>
          <w:t>推荐</w:t>
        </w:r>
      </w:ins>
      <w:ins w:id="962" w:author="95%" w:date="2026-09-09T15:58:56Z">
        <w:r>
          <w:rPr>
            <w:rFonts w:hint="eastAsia" w:cs="Times New Roman"/>
            <w:color w:val="auto"/>
            <w:highlight w:val="none"/>
            <w:lang w:val="en-US" w:eastAsia="zh-CN"/>
          </w:rPr>
          <w:t>或</w:t>
        </w:r>
      </w:ins>
      <w:ins w:id="963" w:author="95%" w:date="2026-09-09T15:58:58Z">
        <w:r>
          <w:rPr>
            <w:rFonts w:hint="eastAsia" w:cs="Times New Roman"/>
            <w:color w:val="auto"/>
            <w:highlight w:val="none"/>
            <w:lang w:val="en-US" w:eastAsia="zh-CN"/>
          </w:rPr>
          <w:t>确认</w:t>
        </w:r>
      </w:ins>
      <w:ins w:id="964" w:author="95%" w:date="2026-09-09T15:58:59Z">
        <w:r>
          <w:rPr>
            <w:rFonts w:hint="eastAsia" w:cs="Times New Roman"/>
            <w:color w:val="auto"/>
            <w:highlight w:val="none"/>
            <w:lang w:val="en-US" w:eastAsia="zh-CN"/>
          </w:rPr>
          <w:t>兼容</w:t>
        </w:r>
      </w:ins>
      <w:ins w:id="965" w:author="95%" w:date="2026-09-09T15:57:38Z">
        <w:r>
          <w:rPr>
            <w:rFonts w:hint="eastAsia" w:cs="Times New Roman"/>
            <w:color w:val="auto"/>
            <w:highlight w:val="none"/>
            <w:lang w:val="en-US" w:eastAsia="zh-CN"/>
          </w:rPr>
          <w:t>的</w:t>
        </w:r>
      </w:ins>
      <w:ins w:id="966" w:author="95%" w:date="2026-09-09T15:57:40Z">
        <w:r>
          <w:rPr>
            <w:rFonts w:hint="eastAsia" w:cs="Times New Roman"/>
            <w:color w:val="auto"/>
            <w:highlight w:val="none"/>
            <w:lang w:val="en-US" w:eastAsia="zh-CN"/>
          </w:rPr>
          <w:t>医疗设备</w:t>
        </w:r>
      </w:ins>
      <w:ins w:id="967" w:author="95%" w:date="2026-09-09T15:59:03Z">
        <w:r>
          <w:rPr>
            <w:rFonts w:hint="eastAsia" w:cs="Times New Roman"/>
            <w:color w:val="auto"/>
            <w:highlight w:val="none"/>
            <w:lang w:val="en-US" w:eastAsia="zh-CN"/>
          </w:rPr>
          <w:t>或</w:t>
        </w:r>
      </w:ins>
      <w:ins w:id="968" w:author="95%" w:date="2026-09-09T15:59:04Z">
        <w:r>
          <w:rPr>
            <w:rFonts w:hint="eastAsia" w:cs="Times New Roman"/>
            <w:color w:val="auto"/>
            <w:highlight w:val="none"/>
            <w:lang w:val="en-US" w:eastAsia="zh-CN"/>
          </w:rPr>
          <w:t>附件</w:t>
        </w:r>
      </w:ins>
      <w:ins w:id="969" w:author="95%" w:date="2026-09-09T15:57:44Z">
        <w:r>
          <w:rPr>
            <w:rFonts w:hint="eastAsia" w:cs="Times New Roman"/>
            <w:color w:val="auto"/>
            <w:highlight w:val="none"/>
            <w:lang w:val="en-US" w:eastAsia="zh-CN"/>
          </w:rPr>
          <w:t>连接时</w:t>
        </w:r>
      </w:ins>
      <w:ins w:id="970" w:author="95%" w:date="2026-09-09T15:57:45Z">
        <w:r>
          <w:rPr>
            <w:rFonts w:hint="eastAsia" w:cs="Times New Roman"/>
            <w:color w:val="auto"/>
            <w:highlight w:val="none"/>
            <w:lang w:val="en-US" w:eastAsia="zh-CN"/>
          </w:rPr>
          <w:t>，</w:t>
        </w:r>
      </w:ins>
      <w:ins w:id="971" w:author="95%" w:date="2026-09-09T15:59:07Z">
        <w:r>
          <w:rPr>
            <w:rFonts w:hint="eastAsia" w:cs="Times New Roman"/>
            <w:color w:val="auto"/>
            <w:highlight w:val="none"/>
            <w:lang w:val="en-US" w:eastAsia="zh-CN"/>
          </w:rPr>
          <w:t>可能</w:t>
        </w:r>
      </w:ins>
      <w:ins w:id="972" w:author="95%" w:date="2026-09-09T15:57:48Z">
        <w:r>
          <w:rPr>
            <w:rFonts w:hint="eastAsia" w:cs="Times New Roman"/>
            <w:color w:val="auto"/>
            <w:highlight w:val="none"/>
            <w:lang w:val="en-US" w:eastAsia="zh-CN"/>
          </w:rPr>
          <w:t>改变</w:t>
        </w:r>
      </w:ins>
      <w:ins w:id="973" w:author="95%" w:date="2026-09-09T15:57:51Z">
        <w:r>
          <w:rPr>
            <w:rFonts w:hint="eastAsia" w:cs="Times New Roman"/>
            <w:color w:val="auto"/>
            <w:highlight w:val="none"/>
            <w:lang w:val="en-US" w:eastAsia="zh-CN"/>
          </w:rPr>
          <w:t>本设备</w:t>
        </w:r>
      </w:ins>
      <w:ins w:id="974" w:author="95%" w:date="2026-09-09T15:59:43Z">
        <w:r>
          <w:rPr>
            <w:rFonts w:hint="eastAsia" w:cs="Times New Roman"/>
            <w:color w:val="auto"/>
            <w:highlight w:val="none"/>
            <w:lang w:val="en-US" w:eastAsia="zh-CN"/>
          </w:rPr>
          <w:t>的</w:t>
        </w:r>
      </w:ins>
      <w:ins w:id="975" w:author="95%" w:date="2026-09-09T15:59:45Z">
        <w:r>
          <w:rPr>
            <w:rFonts w:hint="eastAsia" w:cs="Times New Roman"/>
            <w:color w:val="auto"/>
            <w:highlight w:val="none"/>
            <w:lang w:val="en-US" w:eastAsia="zh-CN"/>
          </w:rPr>
          <w:t>压力输出、</w:t>
        </w:r>
      </w:ins>
      <w:ins w:id="976" w:author="95%" w:date="2026-09-09T15:59:47Z">
        <w:r>
          <w:rPr>
            <w:rFonts w:hint="eastAsia" w:cs="Times New Roman"/>
            <w:color w:val="auto"/>
            <w:highlight w:val="none"/>
            <w:lang w:val="en-US" w:eastAsia="zh-CN"/>
          </w:rPr>
          <w:t>湿化输出</w:t>
        </w:r>
      </w:ins>
      <w:ins w:id="977" w:author="95%" w:date="2026-09-09T15:59:48Z">
        <w:r>
          <w:rPr>
            <w:rFonts w:hint="eastAsia" w:cs="Times New Roman"/>
            <w:color w:val="auto"/>
            <w:highlight w:val="none"/>
            <w:lang w:val="en-US" w:eastAsia="zh-CN"/>
          </w:rPr>
          <w:t>或其他</w:t>
        </w:r>
      </w:ins>
      <w:ins w:id="978" w:author="95%" w:date="2026-09-09T15:57:58Z">
        <w:r>
          <w:rPr>
            <w:rFonts w:hint="eastAsia" w:cs="Times New Roman"/>
            <w:color w:val="auto"/>
            <w:highlight w:val="none"/>
            <w:lang w:val="en-US" w:eastAsia="zh-CN"/>
          </w:rPr>
          <w:t>性能</w:t>
        </w:r>
      </w:ins>
      <w:ins w:id="979" w:author="95%" w:date="2026-09-09T15:58:00Z">
        <w:r>
          <w:rPr>
            <w:rFonts w:hint="eastAsia" w:cs="Times New Roman"/>
            <w:color w:val="auto"/>
            <w:highlight w:val="none"/>
            <w:lang w:val="en-US" w:eastAsia="zh-CN"/>
          </w:rPr>
          <w:t>。</w:t>
        </w:r>
      </w:ins>
    </w:p>
    <w:p w14:paraId="6CA5F643">
      <w:pPr>
        <w:pStyle w:val="35"/>
        <w:numPr>
          <w:ilvl w:val="0"/>
          <w:numId w:val="50"/>
        </w:numPr>
        <w:ind w:firstLineChars="0"/>
        <w:rPr>
          <w:ins w:id="980" w:author="95%" w:date="2026-09-09T15:19:05Z"/>
          <w:rFonts w:hint="default" w:ascii="Times New Roman" w:hAnsi="Times New Roman" w:cs="Times New Roman"/>
          <w:color w:val="auto"/>
          <w:highlight w:val="none"/>
        </w:rPr>
      </w:pPr>
      <w:ins w:id="981" w:author="95%" w:date="2026-09-09T15:17:38Z">
        <w:commentRangeStart w:id="23"/>
        <w:r>
          <w:rPr>
            <w:rFonts w:hint="eastAsia" w:cs="Times New Roman"/>
            <w:color w:val="auto"/>
            <w:highlight w:val="none"/>
            <w:lang w:val="en-US" w:eastAsia="zh-CN"/>
          </w:rPr>
          <w:t>雾化</w:t>
        </w:r>
      </w:ins>
      <w:ins w:id="982" w:author="95%" w:date="2026-09-09T15:17:39Z">
        <w:r>
          <w:rPr>
            <w:rFonts w:hint="eastAsia" w:cs="Times New Roman"/>
            <w:color w:val="auto"/>
            <w:highlight w:val="none"/>
            <w:lang w:val="en-US" w:eastAsia="zh-CN"/>
          </w:rPr>
          <w:t>或</w:t>
        </w:r>
      </w:ins>
      <w:ins w:id="983" w:author="95%" w:date="2026-09-09T15:17:42Z">
        <w:r>
          <w:rPr>
            <w:rFonts w:hint="eastAsia" w:cs="Times New Roman"/>
            <w:color w:val="auto"/>
            <w:highlight w:val="none"/>
            <w:lang w:val="en-US" w:eastAsia="zh-CN"/>
          </w:rPr>
          <w:t>增湿</w:t>
        </w:r>
        <w:commentRangeEnd w:id="23"/>
      </w:ins>
      <w:r>
        <w:commentReference w:id="23"/>
      </w:r>
      <w:ins w:id="984" w:author="95%" w:date="2026-09-09T15:17:42Z">
        <w:r>
          <w:rPr>
            <w:rFonts w:hint="eastAsia" w:cs="Times New Roman"/>
            <w:color w:val="auto"/>
            <w:highlight w:val="none"/>
            <w:lang w:val="en-US" w:eastAsia="zh-CN"/>
          </w:rPr>
          <w:t>会</w:t>
        </w:r>
      </w:ins>
      <w:ins w:id="985" w:author="95%" w:date="2026-09-09T15:17:43Z">
        <w:r>
          <w:rPr>
            <w:rFonts w:hint="eastAsia" w:cs="Times New Roman"/>
            <w:color w:val="auto"/>
            <w:highlight w:val="none"/>
            <w:lang w:val="en-US" w:eastAsia="zh-CN"/>
          </w:rPr>
          <w:t>增加</w:t>
        </w:r>
      </w:ins>
      <w:ins w:id="986" w:author="95%" w:date="2026-09-09T15:17:44Z">
        <w:r>
          <w:rPr>
            <w:rFonts w:hint="eastAsia" w:cs="Times New Roman"/>
            <w:color w:val="auto"/>
            <w:highlight w:val="none"/>
            <w:lang w:val="en-US" w:eastAsia="zh-CN"/>
          </w:rPr>
          <w:t>呼吸</w:t>
        </w:r>
      </w:ins>
      <w:ins w:id="987" w:author="95%" w:date="2026-09-09T15:17:46Z">
        <w:r>
          <w:rPr>
            <w:rFonts w:hint="eastAsia" w:cs="Times New Roman"/>
            <w:color w:val="auto"/>
            <w:highlight w:val="none"/>
            <w:lang w:val="en-US" w:eastAsia="zh-CN"/>
          </w:rPr>
          <w:t>系统</w:t>
        </w:r>
      </w:ins>
      <w:ins w:id="988" w:author="95%" w:date="2026-09-09T15:17:47Z">
        <w:r>
          <w:rPr>
            <w:rFonts w:hint="eastAsia" w:cs="Times New Roman"/>
            <w:color w:val="auto"/>
            <w:highlight w:val="none"/>
            <w:lang w:val="en-US" w:eastAsia="zh-CN"/>
          </w:rPr>
          <w:t>过滤器的</w:t>
        </w:r>
      </w:ins>
      <w:ins w:id="989" w:author="95%" w:date="2026-09-09T15:17:48Z">
        <w:r>
          <w:rPr>
            <w:rFonts w:hint="eastAsia" w:cs="Times New Roman"/>
            <w:color w:val="auto"/>
            <w:highlight w:val="none"/>
            <w:lang w:val="en-US" w:eastAsia="zh-CN"/>
          </w:rPr>
          <w:t>阻力</w:t>
        </w:r>
      </w:ins>
      <w:ins w:id="990" w:author="95%" w:date="2026-09-09T15:17:49Z">
        <w:r>
          <w:rPr>
            <w:rFonts w:hint="eastAsia" w:cs="Times New Roman"/>
            <w:color w:val="auto"/>
            <w:highlight w:val="none"/>
            <w:lang w:val="en-US" w:eastAsia="zh-CN"/>
          </w:rPr>
          <w:t>，</w:t>
        </w:r>
      </w:ins>
      <w:ins w:id="991" w:author="95%" w:date="2026-09-09T15:17:53Z">
        <w:r>
          <w:rPr>
            <w:rFonts w:hint="eastAsia" w:cs="Times New Roman"/>
            <w:color w:val="auto"/>
            <w:highlight w:val="none"/>
            <w:lang w:val="en-US" w:eastAsia="zh-CN"/>
          </w:rPr>
          <w:t>操作者</w:t>
        </w:r>
      </w:ins>
      <w:ins w:id="992" w:author="95%" w:date="2026-09-09T15:17:54Z">
        <w:r>
          <w:rPr>
            <w:rFonts w:hint="eastAsia" w:cs="Times New Roman"/>
            <w:color w:val="auto"/>
            <w:highlight w:val="none"/>
            <w:lang w:val="en-US" w:eastAsia="zh-CN"/>
          </w:rPr>
          <w:t>必须</w:t>
        </w:r>
      </w:ins>
      <w:ins w:id="993" w:author="95%" w:date="2026-09-09T15:17:55Z">
        <w:r>
          <w:rPr>
            <w:rFonts w:hint="eastAsia" w:cs="Times New Roman"/>
            <w:color w:val="auto"/>
            <w:highlight w:val="none"/>
            <w:lang w:val="en-US" w:eastAsia="zh-CN"/>
          </w:rPr>
          <w:t>经常</w:t>
        </w:r>
      </w:ins>
      <w:ins w:id="994" w:author="95%" w:date="2026-09-09T15:17:56Z">
        <w:r>
          <w:rPr>
            <w:rFonts w:hint="eastAsia" w:cs="Times New Roman"/>
            <w:color w:val="auto"/>
            <w:highlight w:val="none"/>
            <w:lang w:val="en-US" w:eastAsia="zh-CN"/>
          </w:rPr>
          <w:t>监测</w:t>
        </w:r>
      </w:ins>
      <w:ins w:id="995" w:author="95%" w:date="2026-09-09T15:18:02Z">
        <w:r>
          <w:rPr>
            <w:rFonts w:hint="eastAsia" w:cs="Times New Roman"/>
            <w:color w:val="auto"/>
            <w:highlight w:val="none"/>
            <w:lang w:val="en-US" w:eastAsia="zh-CN"/>
          </w:rPr>
          <w:t>呼吸系统</w:t>
        </w:r>
      </w:ins>
      <w:ins w:id="996" w:author="95%" w:date="2026-09-09T15:18:05Z">
        <w:r>
          <w:rPr>
            <w:rFonts w:hint="eastAsia" w:cs="Times New Roman"/>
            <w:color w:val="auto"/>
            <w:highlight w:val="none"/>
            <w:lang w:val="en-US" w:eastAsia="zh-CN"/>
          </w:rPr>
          <w:t>过滤器</w:t>
        </w:r>
      </w:ins>
      <w:ins w:id="997" w:author="95%" w:date="2026-09-09T15:18:06Z">
        <w:r>
          <w:rPr>
            <w:rFonts w:hint="eastAsia" w:cs="Times New Roman"/>
            <w:color w:val="auto"/>
            <w:highlight w:val="none"/>
            <w:lang w:val="en-US" w:eastAsia="zh-CN"/>
          </w:rPr>
          <w:t>阻力</w:t>
        </w:r>
      </w:ins>
      <w:ins w:id="998" w:author="95%" w:date="2026-09-09T15:18:07Z">
        <w:r>
          <w:rPr>
            <w:rFonts w:hint="eastAsia" w:cs="Times New Roman"/>
            <w:color w:val="auto"/>
            <w:highlight w:val="none"/>
            <w:lang w:val="en-US" w:eastAsia="zh-CN"/>
          </w:rPr>
          <w:t>的</w:t>
        </w:r>
      </w:ins>
      <w:ins w:id="999" w:author="95%" w:date="2026-09-09T15:18:08Z">
        <w:r>
          <w:rPr>
            <w:rFonts w:hint="eastAsia" w:cs="Times New Roman"/>
            <w:color w:val="auto"/>
            <w:highlight w:val="none"/>
            <w:lang w:val="en-US" w:eastAsia="zh-CN"/>
          </w:rPr>
          <w:t>增加</w:t>
        </w:r>
      </w:ins>
      <w:ins w:id="1000" w:author="95%" w:date="2026-09-09T15:18:09Z">
        <w:r>
          <w:rPr>
            <w:rFonts w:hint="eastAsia" w:cs="Times New Roman"/>
            <w:color w:val="auto"/>
            <w:highlight w:val="none"/>
            <w:lang w:val="en-US" w:eastAsia="zh-CN"/>
          </w:rPr>
          <w:t>和</w:t>
        </w:r>
      </w:ins>
      <w:ins w:id="1001" w:author="95%" w:date="2026-09-09T15:18:10Z">
        <w:r>
          <w:rPr>
            <w:rFonts w:hint="eastAsia" w:cs="Times New Roman"/>
            <w:color w:val="auto"/>
            <w:highlight w:val="none"/>
            <w:lang w:val="en-US" w:eastAsia="zh-CN"/>
          </w:rPr>
          <w:t>堵塞情况，</w:t>
        </w:r>
      </w:ins>
      <w:ins w:id="1002" w:author="95%" w:date="2026-09-09T15:18:13Z">
        <w:r>
          <w:rPr>
            <w:rFonts w:hint="eastAsia" w:cs="Times New Roman"/>
            <w:color w:val="auto"/>
            <w:highlight w:val="none"/>
            <w:lang w:val="en-US" w:eastAsia="zh-CN"/>
          </w:rPr>
          <w:t>以确保</w:t>
        </w:r>
      </w:ins>
      <w:ins w:id="1003" w:author="95%" w:date="2026-09-09T15:18:14Z">
        <w:r>
          <w:rPr>
            <w:rFonts w:hint="eastAsia" w:cs="Times New Roman"/>
            <w:color w:val="auto"/>
            <w:highlight w:val="none"/>
            <w:lang w:val="en-US" w:eastAsia="zh-CN"/>
          </w:rPr>
          <w:t>正常</w:t>
        </w:r>
      </w:ins>
      <w:ins w:id="1004" w:author="95%" w:date="2026-09-09T15:18:18Z">
        <w:r>
          <w:rPr>
            <w:rFonts w:hint="eastAsia" w:cs="Times New Roman"/>
            <w:color w:val="auto"/>
            <w:highlight w:val="none"/>
            <w:lang w:val="en-US" w:eastAsia="zh-CN"/>
          </w:rPr>
          <w:t>治疗</w:t>
        </w:r>
      </w:ins>
      <w:ins w:id="1005" w:author="95%" w:date="2026-09-09T15:18:19Z">
        <w:r>
          <w:rPr>
            <w:rFonts w:hint="eastAsia" w:cs="Times New Roman"/>
            <w:color w:val="auto"/>
            <w:highlight w:val="none"/>
            <w:lang w:val="en-US" w:eastAsia="zh-CN"/>
          </w:rPr>
          <w:t>压力</w:t>
        </w:r>
      </w:ins>
      <w:ins w:id="1006" w:author="95%" w:date="2026-09-09T15:18:20Z">
        <w:r>
          <w:rPr>
            <w:rFonts w:hint="eastAsia" w:cs="Times New Roman"/>
            <w:color w:val="auto"/>
            <w:highlight w:val="none"/>
            <w:lang w:val="en-US" w:eastAsia="zh-CN"/>
          </w:rPr>
          <w:t>输送。</w:t>
        </w:r>
      </w:ins>
    </w:p>
    <w:p w14:paraId="1969A5CD">
      <w:pPr>
        <w:pStyle w:val="35"/>
        <w:numPr>
          <w:ilvl w:val="0"/>
          <w:numId w:val="50"/>
        </w:numPr>
        <w:ind w:firstLineChars="0"/>
        <w:rPr>
          <w:ins w:id="1007" w:author="95%" w:date="2026-09-09T13:54:01Z"/>
          <w:rFonts w:hint="default" w:ascii="Times New Roman" w:hAnsi="Times New Roman" w:cs="Times New Roman"/>
          <w:color w:val="auto"/>
          <w:highlight w:val="none"/>
        </w:rPr>
      </w:pPr>
      <w:ins w:id="1008" w:author="95%" w:date="2026-09-09T15:19:08Z">
        <w:r>
          <w:rPr>
            <w:rFonts w:hint="eastAsia" w:cs="Times New Roman"/>
            <w:color w:val="auto"/>
            <w:highlight w:val="none"/>
            <w:lang w:val="en-US" w:eastAsia="zh-CN"/>
          </w:rPr>
          <w:t>未使用能</w:t>
        </w:r>
      </w:ins>
      <w:ins w:id="1009" w:author="95%" w:date="2026-09-09T15:19:09Z">
        <w:r>
          <w:rPr>
            <w:rFonts w:hint="eastAsia" w:cs="Times New Roman"/>
            <w:color w:val="auto"/>
            <w:highlight w:val="none"/>
            <w:lang w:val="en-US" w:eastAsia="zh-CN"/>
          </w:rPr>
          <w:t>减少</w:t>
        </w:r>
      </w:ins>
      <w:ins w:id="1010" w:author="95%" w:date="2026-09-09T15:19:12Z">
        <w:r>
          <w:rPr>
            <w:rFonts w:hint="eastAsia" w:cs="Times New Roman"/>
            <w:color w:val="auto"/>
            <w:highlight w:val="none"/>
            <w:lang w:val="en-US" w:eastAsia="zh-CN"/>
          </w:rPr>
          <w:t>二氧化碳</w:t>
        </w:r>
      </w:ins>
      <w:ins w:id="1011" w:author="95%" w:date="2026-09-09T15:19:18Z">
        <w:r>
          <w:rPr>
            <w:rFonts w:hint="eastAsia" w:cs="Times New Roman"/>
            <w:color w:val="auto"/>
            <w:highlight w:val="none"/>
            <w:lang w:val="en-US" w:eastAsia="zh-CN"/>
          </w:rPr>
          <w:t>重复</w:t>
        </w:r>
      </w:ins>
      <w:ins w:id="1012" w:author="95%" w:date="2026-09-09T15:19:20Z">
        <w:r>
          <w:rPr>
            <w:rFonts w:hint="eastAsia" w:cs="Times New Roman"/>
            <w:color w:val="auto"/>
            <w:highlight w:val="none"/>
            <w:lang w:val="en-US" w:eastAsia="zh-CN"/>
          </w:rPr>
          <w:t>吸入或</w:t>
        </w:r>
      </w:ins>
      <w:ins w:id="1013" w:author="95%" w:date="2026-09-09T15:19:21Z">
        <w:r>
          <w:rPr>
            <w:rFonts w:hint="eastAsia" w:cs="Times New Roman"/>
            <w:color w:val="auto"/>
            <w:highlight w:val="none"/>
            <w:lang w:val="en-US" w:eastAsia="zh-CN"/>
          </w:rPr>
          <w:t>允许</w:t>
        </w:r>
      </w:ins>
      <w:ins w:id="1014" w:author="95%" w:date="2026-09-09T15:19:22Z">
        <w:r>
          <w:rPr>
            <w:rFonts w:hint="eastAsia" w:cs="Times New Roman"/>
            <w:color w:val="auto"/>
            <w:highlight w:val="none"/>
            <w:lang w:val="en-US" w:eastAsia="zh-CN"/>
          </w:rPr>
          <w:t>自主</w:t>
        </w:r>
      </w:ins>
      <w:ins w:id="1015" w:author="95%" w:date="2026-09-09T15:19:23Z">
        <w:r>
          <w:rPr>
            <w:rFonts w:hint="eastAsia" w:cs="Times New Roman"/>
            <w:color w:val="auto"/>
            <w:highlight w:val="none"/>
            <w:lang w:val="en-US" w:eastAsia="zh-CN"/>
          </w:rPr>
          <w:t>呼吸</w:t>
        </w:r>
      </w:ins>
      <w:ins w:id="1016" w:author="95%" w:date="2026-09-09T15:19:24Z">
        <w:r>
          <w:rPr>
            <w:rFonts w:hint="eastAsia" w:cs="Times New Roman"/>
            <w:color w:val="auto"/>
            <w:highlight w:val="none"/>
            <w:lang w:val="en-US" w:eastAsia="zh-CN"/>
          </w:rPr>
          <w:t>的</w:t>
        </w:r>
      </w:ins>
      <w:ins w:id="1017" w:author="95%" w:date="2026-09-09T15:19:26Z">
        <w:r>
          <w:rPr>
            <w:rFonts w:hint="eastAsia" w:cs="Times New Roman"/>
            <w:color w:val="auto"/>
            <w:highlight w:val="none"/>
            <w:lang w:val="en-US" w:eastAsia="zh-CN"/>
          </w:rPr>
          <w:t>面罩</w:t>
        </w:r>
      </w:ins>
      <w:ins w:id="1018" w:author="95%" w:date="2026-09-09T15:19:28Z">
        <w:r>
          <w:rPr>
            <w:rFonts w:hint="eastAsia" w:cs="Times New Roman"/>
            <w:color w:val="auto"/>
            <w:highlight w:val="none"/>
            <w:lang w:val="en-US" w:eastAsia="zh-CN"/>
          </w:rPr>
          <w:t>或</w:t>
        </w:r>
      </w:ins>
      <w:ins w:id="1019" w:author="95%" w:date="2026-09-09T15:19:29Z">
        <w:r>
          <w:rPr>
            <w:rFonts w:hint="eastAsia" w:cs="Times New Roman"/>
            <w:color w:val="auto"/>
            <w:highlight w:val="none"/>
            <w:lang w:val="en-US" w:eastAsia="zh-CN"/>
          </w:rPr>
          <w:t>附件</w:t>
        </w:r>
      </w:ins>
      <w:ins w:id="1020" w:author="95%" w:date="2026-09-09T15:19:35Z">
        <w:r>
          <w:rPr>
            <w:rFonts w:hint="eastAsia" w:cs="Times New Roman"/>
            <w:color w:val="auto"/>
            <w:highlight w:val="none"/>
            <w:lang w:val="en-US" w:eastAsia="zh-CN"/>
          </w:rPr>
          <w:t>可能</w:t>
        </w:r>
      </w:ins>
      <w:ins w:id="1021" w:author="95%" w:date="2026-09-09T15:19:36Z">
        <w:r>
          <w:rPr>
            <w:rFonts w:hint="eastAsia" w:cs="Times New Roman"/>
            <w:color w:val="auto"/>
            <w:highlight w:val="none"/>
            <w:lang w:val="en-US" w:eastAsia="zh-CN"/>
          </w:rPr>
          <w:t>会</w:t>
        </w:r>
      </w:ins>
      <w:ins w:id="1022" w:author="95%" w:date="2026-09-09T15:19:37Z">
        <w:r>
          <w:rPr>
            <w:rFonts w:hint="eastAsia" w:cs="Times New Roman"/>
            <w:color w:val="auto"/>
            <w:highlight w:val="none"/>
            <w:lang w:val="en-US" w:eastAsia="zh-CN"/>
          </w:rPr>
          <w:t>引发窒息</w:t>
        </w:r>
      </w:ins>
      <w:ins w:id="1023" w:author="95%" w:date="2026-09-09T15:19:38Z">
        <w:r>
          <w:rPr>
            <w:rFonts w:hint="eastAsia" w:cs="Times New Roman"/>
            <w:color w:val="auto"/>
            <w:highlight w:val="none"/>
            <w:lang w:val="en-US" w:eastAsia="zh-CN"/>
          </w:rPr>
          <w:t>。</w:t>
        </w:r>
      </w:ins>
    </w:p>
    <w:p w14:paraId="1789300F">
      <w:pPr>
        <w:pStyle w:val="35"/>
        <w:numPr>
          <w:ilvl w:val="0"/>
          <w:numId w:val="11"/>
        </w:numPr>
        <w:spacing w:before="120" w:beforeLines="50" w:after="120" w:afterLines="50"/>
        <w:ind w:firstLineChars="0"/>
        <w:rPr>
          <w:ins w:id="1024" w:author="95%" w:date="2026-09-09T13:54:01Z"/>
          <w:rFonts w:hint="default" w:ascii="Times New Roman" w:hAnsi="Times New Roman" w:eastAsia="SimSun" w:cs="Times New Roman"/>
          <w:color w:val="auto"/>
          <w:sz w:val="24"/>
          <w:highlight w:val="none"/>
        </w:rPr>
      </w:pPr>
      <w:ins w:id="1025" w:author="95%" w:date="2026-09-09T13:54:01Z">
        <w:commentRangeStart w:id="24"/>
        <w:r>
          <w:rPr>
            <w:rFonts w:hint="default" w:ascii="Times New Roman" w:hAnsi="Times New Roman" w:eastAsia="SimSun" w:cs="Times New Roman"/>
            <w:color w:val="auto"/>
            <w:sz w:val="24"/>
            <w:highlight w:val="none"/>
          </w:rPr>
          <w:t>为防止使用</w:t>
        </w:r>
        <w:commentRangeEnd w:id="24"/>
      </w:ins>
      <w:r>
        <w:commentReference w:id="24"/>
      </w:r>
      <w:ins w:id="1026" w:author="95%" w:date="2026-09-09T13:54:01Z">
        <w:r>
          <w:rPr>
            <w:rFonts w:hint="default" w:ascii="Times New Roman" w:hAnsi="Times New Roman" w:eastAsia="SimSun" w:cs="Times New Roman"/>
            <w:color w:val="auto"/>
            <w:sz w:val="24"/>
            <w:highlight w:val="none"/>
          </w:rPr>
          <w:t>中，尤其移动使用时管路或管路系统脱落，宜仅使用符合YY</w:t>
        </w:r>
      </w:ins>
      <w:ins w:id="1027" w:author="95%" w:date="2026-09-09T13:54:01Z">
        <w:r>
          <w:rPr>
            <w:rFonts w:hint="eastAsia" w:cs="Times New Roman"/>
            <w:color w:val="auto"/>
            <w:sz w:val="24"/>
            <w:highlight w:val="none"/>
            <w:lang w:val="en-US" w:eastAsia="zh-CN"/>
          </w:rPr>
          <w:t>/T</w:t>
        </w:r>
      </w:ins>
      <w:ins w:id="1028" w:author="95%" w:date="2026-09-09T13:54:01Z">
        <w:r>
          <w:rPr>
            <w:rFonts w:hint="default" w:ascii="Times New Roman" w:hAnsi="Times New Roman" w:eastAsia="SimSun" w:cs="Times New Roman"/>
            <w:color w:val="auto"/>
            <w:sz w:val="24"/>
            <w:highlight w:val="none"/>
          </w:rPr>
          <w:t xml:space="preserve"> 0461或本部分要求的管路。</w:t>
        </w:r>
      </w:ins>
    </w:p>
    <w:p w14:paraId="3E5059C5">
      <w:pPr>
        <w:pStyle w:val="35"/>
        <w:numPr>
          <w:ilvl w:val="0"/>
          <w:numId w:val="11"/>
        </w:numPr>
        <w:spacing w:before="120" w:beforeLines="50" w:after="120" w:afterLines="50"/>
        <w:ind w:firstLineChars="0"/>
        <w:rPr>
          <w:rFonts w:hint="default" w:ascii="Times New Roman" w:hAnsi="Times New Roman" w:cs="Times New Roman"/>
          <w:color w:val="auto"/>
          <w:highlight w:val="none"/>
        </w:rPr>
      </w:pPr>
      <w:ins w:id="1029" w:author="95%" w:date="2026-09-09T13:54:01Z">
        <w:r>
          <w:rPr>
            <w:rFonts w:hint="default" w:ascii="Times New Roman" w:hAnsi="Times New Roman" w:eastAsia="SimSun" w:cs="Times New Roman"/>
            <w:color w:val="auto"/>
            <w:sz w:val="24"/>
            <w:highlight w:val="none"/>
          </w:rPr>
          <w:t>呼吸管路被毛毯覆盖，或在婴儿培养箱中被加热或被上方的加热器加热可能会影响治疗质量或伤害患者。</w:t>
        </w:r>
      </w:ins>
    </w:p>
    <w:p w14:paraId="48554675">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本设备与其他设备（如睡眠呼吸检测仪）共同使用，可能会降低治疗效果或损坏机器，请咨询供应商并在医生指导下使用。</w:t>
      </w:r>
    </w:p>
    <w:p w14:paraId="49293E67">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如果您发现本机器的性能发生任何无法解释的变化、发出异常的声音、机器或电源坠落或操作不当、或者外壳损坏，请停止使用并与我司联系。</w:t>
      </w:r>
    </w:p>
    <w:p w14:paraId="3D404B57">
      <w:pPr>
        <w:pStyle w:val="35"/>
        <w:numPr>
          <w:ilvl w:val="0"/>
          <w:numId w:val="50"/>
        </w:numPr>
        <w:ind w:firstLineChars="0"/>
        <w:rPr>
          <w:ins w:id="1030" w:author="95%" w:date="2026-09-09T11:49:02Z"/>
          <w:rFonts w:hint="default" w:ascii="Times New Roman" w:hAnsi="Times New Roman" w:cs="Times New Roman"/>
          <w:color w:val="auto"/>
          <w:highlight w:val="none"/>
        </w:rPr>
      </w:pPr>
      <w:ins w:id="1031" w:author="95%" w:date="2026-09-09T11:37:11Z">
        <w:commentRangeStart w:id="25"/>
        <w:r>
          <w:rPr>
            <w:rFonts w:ascii="SimSun" w:hAnsi="SimSun" w:eastAsia="SimSun" w:cs="SimSun"/>
            <w:sz w:val="24"/>
            <w:szCs w:val="24"/>
          </w:rPr>
          <w:t>未经制造</w:t>
        </w:r>
        <w:commentRangeEnd w:id="25"/>
      </w:ins>
      <w:r>
        <w:commentReference w:id="25"/>
      </w:r>
      <w:ins w:id="1032" w:author="95%" w:date="2026-09-09T11:37:11Z">
        <w:r>
          <w:rPr>
            <w:rFonts w:ascii="SimSun" w:hAnsi="SimSun" w:eastAsia="SimSun" w:cs="SimSun"/>
            <w:sz w:val="24"/>
            <w:szCs w:val="24"/>
          </w:rPr>
          <w:t>商授权，不得改装、拆卸或维修本设备。</w:t>
        </w:r>
      </w:ins>
      <w:ins w:id="1033" w:author="95%" w:date="2026-09-09T11:50:47Z">
        <w:r>
          <w:rPr>
            <w:rFonts w:hint="eastAsia" w:ascii="SimSun" w:hAnsi="SimSun" w:eastAsia="SimSun" w:cs="SimSun"/>
            <w:sz w:val="24"/>
            <w:szCs w:val="24"/>
            <w:lang w:val="en-US" w:eastAsia="zh-CN"/>
          </w:rPr>
          <w:t>未经</w:t>
        </w:r>
      </w:ins>
      <w:ins w:id="1034" w:author="95%" w:date="2026-09-09T11:50:48Z">
        <w:r>
          <w:rPr>
            <w:rFonts w:hint="eastAsia" w:ascii="SimSun" w:hAnsi="SimSun" w:eastAsia="SimSun" w:cs="SimSun"/>
            <w:sz w:val="24"/>
            <w:szCs w:val="24"/>
            <w:lang w:val="en-US" w:eastAsia="zh-CN"/>
          </w:rPr>
          <w:t>授权的</w:t>
        </w:r>
      </w:ins>
      <w:ins w:id="1035" w:author="95%" w:date="2026-09-09T11:50:49Z">
        <w:r>
          <w:rPr>
            <w:rFonts w:hint="eastAsia" w:ascii="SimSun" w:hAnsi="SimSun" w:eastAsia="SimSun" w:cs="SimSun"/>
            <w:sz w:val="24"/>
            <w:szCs w:val="24"/>
            <w:lang w:val="en-US" w:eastAsia="zh-CN"/>
          </w:rPr>
          <w:t>改装</w:t>
        </w:r>
      </w:ins>
      <w:ins w:id="1036" w:author="95%" w:date="2026-09-09T11:50:50Z">
        <w:r>
          <w:rPr>
            <w:rFonts w:hint="eastAsia" w:ascii="SimSun" w:hAnsi="SimSun" w:eastAsia="SimSun" w:cs="SimSun"/>
            <w:sz w:val="24"/>
            <w:szCs w:val="24"/>
            <w:lang w:val="en-US" w:eastAsia="zh-CN"/>
          </w:rPr>
          <w:t>可能</w:t>
        </w:r>
      </w:ins>
      <w:ins w:id="1037" w:author="95%" w:date="2026-09-09T11:50:51Z">
        <w:r>
          <w:rPr>
            <w:rFonts w:hint="eastAsia" w:ascii="SimSun" w:hAnsi="SimSun" w:eastAsia="SimSun" w:cs="SimSun"/>
            <w:sz w:val="24"/>
            <w:szCs w:val="24"/>
            <w:lang w:val="en-US" w:eastAsia="zh-CN"/>
          </w:rPr>
          <w:t>导致</w:t>
        </w:r>
      </w:ins>
      <w:ins w:id="1038" w:author="95%" w:date="2026-09-09T11:50:54Z">
        <w:r>
          <w:rPr>
            <w:rFonts w:hint="eastAsia" w:ascii="SimSun" w:hAnsi="SimSun" w:eastAsia="SimSun" w:cs="SimSun"/>
            <w:sz w:val="24"/>
            <w:szCs w:val="24"/>
            <w:lang w:val="en-US" w:eastAsia="zh-CN"/>
          </w:rPr>
          <w:t>危险。</w:t>
        </w:r>
      </w:ins>
      <w:ins w:id="1039" w:author="95%" w:date="2026-09-09T11:37:11Z">
        <w:r>
          <w:rPr>
            <w:rFonts w:ascii="SimSun" w:hAnsi="SimSun" w:eastAsia="SimSun" w:cs="SimSun"/>
            <w:sz w:val="24"/>
            <w:szCs w:val="24"/>
          </w:rPr>
          <w:t>设备内部没有患者或普通操作者可以维修的部件，只能由制造商指定或授权的维修人员进行维修。</w:t>
        </w:r>
      </w:ins>
    </w:p>
    <w:p w14:paraId="3A73AF0B">
      <w:pPr>
        <w:pStyle w:val="35"/>
        <w:numPr>
          <w:ilvl w:val="0"/>
          <w:numId w:val="50"/>
        </w:numPr>
        <w:ind w:firstLineChars="0"/>
        <w:rPr>
          <w:del w:id="1040" w:author="95%" w:date="2026-09-09T11:37:11Z"/>
          <w:rFonts w:hint="default" w:ascii="Times New Roman" w:hAnsi="Times New Roman" w:cs="Times New Roman"/>
          <w:color w:val="auto"/>
          <w:highlight w:val="none"/>
        </w:rPr>
      </w:pPr>
      <w:del w:id="1041" w:author="95%" w:date="2026-09-09T11:37:11Z">
        <w:r>
          <w:rPr>
            <w:rFonts w:hint="default" w:ascii="Times New Roman" w:hAnsi="Times New Roman" w:cs="Times New Roman"/>
            <w:color w:val="auto"/>
            <w:highlight w:val="none"/>
          </w:rPr>
          <w:delText>不得打开或修改机器。装置内没有用户可维修的部件。仅应由我司授权的维修商实施修理和维修。</w:delText>
        </w:r>
      </w:del>
    </w:p>
    <w:p w14:paraId="3BA3ED8E">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小心触电。不得将此机器、电源或电源线浸泡在水中。如果有液体流到机器里边或者表面，拔出电源插头，使该部件晾干。在插回电源插头前确保所有部件是干燥的。晾干后不能使用请与我司联系。</w:t>
      </w:r>
    </w:p>
    <w:p w14:paraId="6E01A95F">
      <w:pPr>
        <w:pStyle w:val="35"/>
        <w:numPr>
          <w:ilvl w:val="0"/>
          <w:numId w:val="50"/>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不得在机器工作期间执行任何保养工作。</w:t>
      </w:r>
    </w:p>
    <w:p w14:paraId="09CD9E15">
      <w:pPr>
        <w:pStyle w:val="35"/>
        <w:numPr>
          <w:ilvl w:val="0"/>
          <w:numId w:val="50"/>
        </w:numPr>
        <w:ind w:firstLineChars="0"/>
        <w:rPr>
          <w:ins w:id="1042" w:author="95%" w:date="2026-09-15T17:09:37Z"/>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本设备不适用于儿童。</w:t>
      </w:r>
      <w:r>
        <w:rPr>
          <w:rFonts w:hint="default" w:ascii="Times New Roman" w:hAnsi="Times New Roman" w:cs="Times New Roman"/>
          <w:color w:val="auto"/>
          <w:highlight w:val="none"/>
        </w:rPr>
        <w:t>身体、感官和心智下降的人员，不应在没有专业人员监督的情况下使用本设备。</w:t>
      </w:r>
    </w:p>
    <w:p w14:paraId="328E99E6">
      <w:pPr>
        <w:pStyle w:val="35"/>
        <w:numPr>
          <w:ilvl w:val="0"/>
          <w:numId w:val="50"/>
        </w:numPr>
        <w:ind w:firstLineChars="0"/>
        <w:rPr>
          <w:ins w:id="1043" w:author="95%" w:date="2026-09-09T11:45:50Z"/>
          <w:rFonts w:hint="default" w:ascii="Times New Roman" w:hAnsi="Times New Roman" w:cs="Times New Roman"/>
          <w:color w:val="auto"/>
          <w:highlight w:val="none"/>
        </w:rPr>
      </w:pPr>
      <w:ins w:id="1044" w:author="95%" w:date="2026-09-15T17:15:54Z">
        <w:r>
          <w:rPr>
            <w:rFonts w:ascii="SimSun" w:hAnsi="SimSun" w:eastAsia="SimSun" w:cs="SimSun"/>
            <w:sz w:val="24"/>
            <w:szCs w:val="24"/>
          </w:rPr>
          <w:t>电烙器、电外科设备、电刀、除颤器、X射线或伽马辐射设备、红外辐射源、瞬变磁场、核磁共振成像设备及射频通信设备可能对湿化器性能产生不利影响，导致加热控制、气体温度或湿化输出异常</w:t>
        </w:r>
      </w:ins>
      <w:ins w:id="1045" w:author="95%" w:date="2026-09-15T17:09:38Z">
        <w:r>
          <w:rPr>
            <w:rFonts w:hint="default" w:ascii="Times New Roman" w:hAnsi="Times New Roman" w:cs="Times New Roman"/>
            <w:color w:val="auto"/>
            <w:highlight w:val="none"/>
          </w:rPr>
          <w:t>。</w:t>
        </w:r>
      </w:ins>
    </w:p>
    <w:p w14:paraId="412861B5">
      <w:pPr>
        <w:pStyle w:val="35"/>
        <w:numPr>
          <w:ilvl w:val="0"/>
          <w:numId w:val="50"/>
        </w:numPr>
        <w:ind w:firstLineChars="0"/>
        <w:rPr>
          <w:del w:id="1046" w:author="95%" w:date="2026-09-10T15:10:48Z"/>
          <w:rFonts w:hint="default" w:ascii="Times New Roman" w:hAnsi="Times New Roman" w:cs="Times New Roman"/>
          <w:color w:val="auto"/>
          <w:highlight w:val="none"/>
        </w:rPr>
      </w:pPr>
      <w:del w:id="1047" w:author="95%" w:date="2026-09-10T15:10:48Z">
        <w:r>
          <w:rPr/>
          <w:commentReference w:id="26"/>
        </w:r>
      </w:del>
    </w:p>
    <w:p w14:paraId="08143D3D">
      <w:pPr>
        <w:pStyle w:val="2"/>
        <w:numPr>
          <w:ilvl w:val="0"/>
          <w:numId w:val="0"/>
        </w:numPr>
        <w:spacing w:after="240" w:line="360" w:lineRule="auto"/>
        <w:rPr>
          <w:rFonts w:hint="default" w:ascii="Times New Roman" w:hAnsi="Times New Roman" w:cs="Times New Roman"/>
          <w:color w:val="auto"/>
          <w:sz w:val="30"/>
          <w:highlight w:val="none"/>
        </w:rPr>
      </w:pPr>
      <w:bookmarkStart w:id="55" w:name="_Toc5360"/>
      <w:bookmarkStart w:id="56" w:name="_Toc4632"/>
      <w:r>
        <w:rPr>
          <w:rFonts w:hint="eastAsia" w:cs="Times New Roman"/>
          <w:color w:val="auto"/>
          <w:sz w:val="30"/>
          <w:highlight w:val="none"/>
          <w:lang w:val="en-US" w:eastAsia="zh-CN"/>
        </w:rPr>
        <w:t>十一、</w:t>
      </w:r>
      <w:r>
        <w:rPr>
          <w:rFonts w:hint="default" w:ascii="Times New Roman" w:hAnsi="Times New Roman" w:cs="Times New Roman"/>
          <w:color w:val="auto"/>
          <w:sz w:val="30"/>
          <w:highlight w:val="none"/>
        </w:rPr>
        <w:t>产品性能</w:t>
      </w:r>
      <w:bookmarkEnd w:id="55"/>
      <w:bookmarkEnd w:id="56"/>
    </w:p>
    <w:p w14:paraId="5397AE32">
      <w:pPr>
        <w:pStyle w:val="3"/>
        <w:spacing w:before="120" w:after="120" w:line="360" w:lineRule="auto"/>
        <w:rPr>
          <w:rFonts w:hint="default" w:ascii="Times New Roman" w:hAnsi="Times New Roman" w:eastAsia="SimSun" w:cs="Times New Roman"/>
          <w:color w:val="auto"/>
          <w:sz w:val="24"/>
          <w:highlight w:val="none"/>
        </w:rPr>
      </w:pPr>
      <w:bookmarkStart w:id="57" w:name="_Toc126921895"/>
      <w:r>
        <w:rPr>
          <w:rFonts w:hint="default" w:ascii="Times New Roman" w:hAnsi="Times New Roman" w:eastAsia="SimSun" w:cs="Times New Roman"/>
          <w:color w:val="auto"/>
          <w:sz w:val="24"/>
          <w:highlight w:val="none"/>
        </w:rPr>
        <w:t>1</w:t>
      </w:r>
      <w:r>
        <w:rPr>
          <w:rFonts w:hint="eastAsia" w:ascii="Times New Roman" w:hAnsi="Times New Roman" w:eastAsia="SimSun" w:cs="Times New Roman"/>
          <w:color w:val="auto"/>
          <w:sz w:val="24"/>
          <w:highlight w:val="none"/>
          <w:lang w:val="en-US" w:eastAsia="zh-CN"/>
        </w:rPr>
        <w:t>1</w:t>
      </w:r>
      <w:r>
        <w:rPr>
          <w:rFonts w:hint="default" w:ascii="Times New Roman" w:hAnsi="Times New Roman" w:eastAsia="SimSun" w:cs="Times New Roman"/>
          <w:color w:val="auto"/>
          <w:sz w:val="24"/>
          <w:highlight w:val="none"/>
        </w:rPr>
        <w:t>.1技术指标</w:t>
      </w:r>
      <w:bookmarkEnd w:id="57"/>
    </w:p>
    <w:p w14:paraId="1B6EABC5">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表1</w:t>
      </w:r>
      <w:ins w:id="1048" w:author="95%" w:date="2026-05-19T14:09:30Z">
        <w:r>
          <w:rPr>
            <w:rFonts w:hint="eastAsia" w:cs="Times New Roman"/>
            <w:color w:val="auto"/>
            <w:highlight w:val="none"/>
            <w:lang w:val="en-US" w:eastAsia="zh-CN"/>
          </w:rPr>
          <w:t>1</w:t>
        </w:r>
      </w:ins>
      <w:del w:id="1049" w:author="95%" w:date="2026-05-19T14:09:30Z">
        <w:r>
          <w:rPr>
            <w:rFonts w:hint="default" w:ascii="Times New Roman" w:hAnsi="Times New Roman" w:cs="Times New Roman"/>
            <w:color w:val="auto"/>
            <w:highlight w:val="none"/>
          </w:rPr>
          <w:delText>0</w:delText>
        </w:r>
      </w:del>
      <w:r>
        <w:rPr>
          <w:rFonts w:hint="default" w:ascii="Times New Roman" w:hAnsi="Times New Roman" w:cs="Times New Roman"/>
          <w:color w:val="auto"/>
          <w:highlight w:val="none"/>
        </w:rPr>
        <w:t>-1呼吸机性能说明表</w:t>
      </w:r>
    </w:p>
    <w:tbl>
      <w:tblPr>
        <w:tblStyle w:val="22"/>
        <w:tblW w:w="8595"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2"/>
        <w:gridCol w:w="6673"/>
      </w:tblGrid>
      <w:tr w14:paraId="26D1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60D73B56">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连续工作时间</w:t>
            </w:r>
          </w:p>
        </w:tc>
        <w:tc>
          <w:tcPr>
            <w:tcW w:w="6673" w:type="dxa"/>
            <w:vAlign w:val="center"/>
          </w:tcPr>
          <w:p w14:paraId="44C5D911">
            <w:pPr>
              <w:rPr>
                <w:rFonts w:hint="default" w:ascii="Times New Roman" w:hAnsi="Times New Roman" w:cs="Times New Roman"/>
                <w:color w:val="auto"/>
                <w:highlight w:val="none"/>
              </w:rPr>
            </w:pPr>
            <w:r>
              <w:rPr>
                <w:rFonts w:hint="default" w:ascii="Times New Roman" w:hAnsi="Times New Roman" w:cs="Times New Roman"/>
                <w:color w:val="auto"/>
                <w:highlight w:val="none"/>
              </w:rPr>
              <w:t>连续工作不低于8小时。</w:t>
            </w:r>
          </w:p>
        </w:tc>
      </w:tr>
      <w:tr w14:paraId="3A38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36FCBDB8">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压力误差</w:t>
            </w:r>
          </w:p>
        </w:tc>
        <w:tc>
          <w:tcPr>
            <w:tcW w:w="6673" w:type="dxa"/>
            <w:vAlign w:val="center"/>
          </w:tcPr>
          <w:p w14:paraId="6976D601">
            <w:pPr>
              <w:rPr>
                <w:rFonts w:hint="default" w:ascii="Times New Roman" w:hAnsi="Times New Roman" w:cs="Times New Roman"/>
                <w:color w:val="auto"/>
                <w:highlight w:val="none"/>
              </w:rPr>
            </w:pPr>
            <w:r>
              <w:rPr>
                <w:rFonts w:hint="default" w:ascii="Times New Roman" w:hAnsi="Times New Roman" w:cs="Times New Roman"/>
                <w:color w:val="auto"/>
                <w:highlight w:val="none"/>
              </w:rPr>
              <w:t>±0.5hPa</w:t>
            </w:r>
          </w:p>
        </w:tc>
      </w:tr>
      <w:tr w14:paraId="3AD3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11E1787E">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压力调节范围</w:t>
            </w:r>
          </w:p>
        </w:tc>
        <w:tc>
          <w:tcPr>
            <w:tcW w:w="6673" w:type="dxa"/>
            <w:vAlign w:val="center"/>
          </w:tcPr>
          <w:tbl>
            <w:tblPr>
              <w:tblStyle w:val="22"/>
              <w:tblW w:w="62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2682"/>
              <w:gridCol w:w="2341"/>
            </w:tblGrid>
            <w:tr w14:paraId="616B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16" w:type="dxa"/>
                  <w:vAlign w:val="center"/>
                </w:tcPr>
                <w:p w14:paraId="1FE0E23F">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型号</w:t>
                  </w:r>
                </w:p>
              </w:tc>
              <w:tc>
                <w:tcPr>
                  <w:tcW w:w="2682" w:type="dxa"/>
                  <w:vAlign w:val="center"/>
                </w:tcPr>
                <w:p w14:paraId="559F4A06">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模式</w:t>
                  </w:r>
                </w:p>
              </w:tc>
              <w:tc>
                <w:tcPr>
                  <w:tcW w:w="2341" w:type="dxa"/>
                  <w:vAlign w:val="center"/>
                </w:tcPr>
                <w:p w14:paraId="7E077383">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压力调节范围</w:t>
                  </w:r>
                </w:p>
                <w:p w14:paraId="02F84306">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（hPa）</w:t>
                  </w:r>
                </w:p>
              </w:tc>
            </w:tr>
            <w:tr w14:paraId="74B2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16" w:type="dxa"/>
                  <w:vMerge w:val="restart"/>
                  <w:vAlign w:val="center"/>
                </w:tcPr>
                <w:p w14:paraId="64BFA8BC">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YA70A</w:t>
                  </w:r>
                </w:p>
              </w:tc>
              <w:tc>
                <w:tcPr>
                  <w:tcW w:w="2682" w:type="dxa"/>
                  <w:vAlign w:val="center"/>
                </w:tcPr>
                <w:p w14:paraId="7CD25354">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2341" w:type="dxa"/>
                  <w:vAlign w:val="center"/>
                </w:tcPr>
                <w:p w14:paraId="7C016F47">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r>
            <w:tr w14:paraId="6642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16" w:type="dxa"/>
                  <w:vMerge w:val="continue"/>
                  <w:vAlign w:val="center"/>
                </w:tcPr>
                <w:p w14:paraId="3084731B">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p>
              </w:tc>
              <w:tc>
                <w:tcPr>
                  <w:tcW w:w="2682" w:type="dxa"/>
                  <w:vAlign w:val="center"/>
                </w:tcPr>
                <w:p w14:paraId="0CBDD57C">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p>
              </w:tc>
              <w:tc>
                <w:tcPr>
                  <w:tcW w:w="2341" w:type="dxa"/>
                  <w:vAlign w:val="center"/>
                </w:tcPr>
                <w:p w14:paraId="01E17057">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吸气压：4-20</w:t>
                  </w:r>
                </w:p>
                <w:p w14:paraId="6B71AF72">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呼气压：4-20</w:t>
                  </w:r>
                </w:p>
              </w:tc>
            </w:tr>
            <w:tr w14:paraId="799C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16" w:type="dxa"/>
                  <w:vMerge w:val="restart"/>
                  <w:vAlign w:val="center"/>
                </w:tcPr>
                <w:p w14:paraId="0C3AD16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YA70B20</w:t>
                  </w:r>
                </w:p>
              </w:tc>
              <w:tc>
                <w:tcPr>
                  <w:tcW w:w="2682" w:type="dxa"/>
                  <w:vAlign w:val="center"/>
                </w:tcPr>
                <w:p w14:paraId="4F7C5504">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2341" w:type="dxa"/>
                  <w:vAlign w:val="center"/>
                </w:tcPr>
                <w:p w14:paraId="7BD29CF4">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r>
            <w:tr w14:paraId="249F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16" w:type="dxa"/>
                  <w:vMerge w:val="continue"/>
                  <w:vAlign w:val="center"/>
                </w:tcPr>
                <w:p w14:paraId="17882CBB">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p>
              </w:tc>
              <w:tc>
                <w:tcPr>
                  <w:tcW w:w="2682" w:type="dxa"/>
                  <w:vAlign w:val="center"/>
                </w:tcPr>
                <w:p w14:paraId="4595666C">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r>
                    <w:rPr>
                      <w:rFonts w:hint="eastAsia" w:cs="Times New Roman"/>
                      <w:color w:val="auto"/>
                      <w:sz w:val="24"/>
                      <w:highlight w:val="none"/>
                      <w:vertAlign w:val="baseline"/>
                      <w:lang w:val="en-US" w:eastAsia="zh-CN"/>
                    </w:rPr>
                    <w:t>AutoS</w:t>
                  </w:r>
                </w:p>
              </w:tc>
              <w:tc>
                <w:tcPr>
                  <w:tcW w:w="2341" w:type="dxa"/>
                  <w:vAlign w:val="center"/>
                </w:tcPr>
                <w:p w14:paraId="0EA5E3EE">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吸气压：4-20</w:t>
                  </w:r>
                </w:p>
                <w:p w14:paraId="323DDA9F">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呼气压：4-20</w:t>
                  </w:r>
                </w:p>
              </w:tc>
            </w:tr>
            <w:tr w14:paraId="038C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16" w:type="dxa"/>
                  <w:vMerge w:val="restart"/>
                  <w:vAlign w:val="center"/>
                </w:tcPr>
                <w:p w14:paraId="6AB526E4">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YA70B25</w:t>
                  </w:r>
                </w:p>
              </w:tc>
              <w:tc>
                <w:tcPr>
                  <w:tcW w:w="2682" w:type="dxa"/>
                  <w:vAlign w:val="center"/>
                </w:tcPr>
                <w:p w14:paraId="78A6BB8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2341" w:type="dxa"/>
                  <w:vAlign w:val="center"/>
                </w:tcPr>
                <w:p w14:paraId="2E3A52C5">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r>
            <w:tr w14:paraId="211E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16" w:type="dxa"/>
                  <w:vMerge w:val="continue"/>
                  <w:vAlign w:val="center"/>
                </w:tcPr>
                <w:p w14:paraId="1FD9944C">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p>
              </w:tc>
              <w:tc>
                <w:tcPr>
                  <w:tcW w:w="2682" w:type="dxa"/>
                  <w:vAlign w:val="center"/>
                </w:tcPr>
                <w:p w14:paraId="1376097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r>
                    <w:rPr>
                      <w:rFonts w:hint="eastAsia" w:cs="Times New Roman"/>
                      <w:color w:val="auto"/>
                      <w:sz w:val="24"/>
                      <w:highlight w:val="none"/>
                      <w:vertAlign w:val="baseline"/>
                      <w:lang w:val="en-US" w:eastAsia="zh-CN"/>
                    </w:rPr>
                    <w:t>AutoS</w:t>
                  </w:r>
                </w:p>
              </w:tc>
              <w:tc>
                <w:tcPr>
                  <w:tcW w:w="2341" w:type="dxa"/>
                  <w:vAlign w:val="center"/>
                </w:tcPr>
                <w:p w14:paraId="18C54488">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吸气压：4-25</w:t>
                  </w:r>
                </w:p>
                <w:p w14:paraId="615C5E33">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呼气压：4-25</w:t>
                  </w:r>
                </w:p>
              </w:tc>
            </w:tr>
            <w:tr w14:paraId="7CBC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16" w:type="dxa"/>
                  <w:vMerge w:val="restart"/>
                  <w:vAlign w:val="center"/>
                </w:tcPr>
                <w:p w14:paraId="79BBCFDC">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YA70Pro</w:t>
                  </w:r>
                </w:p>
              </w:tc>
              <w:tc>
                <w:tcPr>
                  <w:tcW w:w="2682" w:type="dxa"/>
                  <w:vAlign w:val="center"/>
                </w:tcPr>
                <w:p w14:paraId="6F4E105B">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w:t>
                  </w:r>
                  <w:r>
                    <w:rPr>
                      <w:rFonts w:hint="eastAsia" w:cs="Times New Roman"/>
                      <w:color w:val="auto"/>
                      <w:sz w:val="24"/>
                      <w:highlight w:val="none"/>
                      <w:vertAlign w:val="baseline"/>
                      <w:lang w:val="en-US" w:eastAsia="zh-CN"/>
                    </w:rPr>
                    <w:t>AutoCPAP</w:t>
                  </w:r>
                </w:p>
              </w:tc>
              <w:tc>
                <w:tcPr>
                  <w:tcW w:w="2341" w:type="dxa"/>
                  <w:vAlign w:val="center"/>
                </w:tcPr>
                <w:p w14:paraId="5434F459">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r>
            <w:tr w14:paraId="6ADC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216" w:type="dxa"/>
                  <w:vMerge w:val="continue"/>
                  <w:vAlign w:val="center"/>
                </w:tcPr>
                <w:p w14:paraId="25E59076">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p>
              </w:tc>
              <w:tc>
                <w:tcPr>
                  <w:tcW w:w="2682" w:type="dxa"/>
                  <w:vAlign w:val="center"/>
                </w:tcPr>
                <w:p w14:paraId="56173DD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r>
                    <w:rPr>
                      <w:rFonts w:hint="eastAsia" w:cs="Times New Roman"/>
                      <w:color w:val="auto"/>
                      <w:sz w:val="24"/>
                      <w:highlight w:val="none"/>
                      <w:vertAlign w:val="baseline"/>
                      <w:lang w:val="en-US" w:eastAsia="zh-CN"/>
                    </w:rPr>
                    <w:t>AutoS</w:t>
                  </w:r>
                </w:p>
              </w:tc>
              <w:tc>
                <w:tcPr>
                  <w:tcW w:w="2341" w:type="dxa"/>
                  <w:vAlign w:val="center"/>
                </w:tcPr>
                <w:p w14:paraId="5C23C5D7">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吸气压：4-30</w:t>
                  </w:r>
                </w:p>
                <w:p w14:paraId="5A83813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w:t>
                  </w:r>
                  <w:r>
                    <w:rPr>
                      <w:rFonts w:hint="eastAsia" w:ascii="Times New Roman" w:hAnsi="Times New Roman" w:cs="Times New Roman"/>
                      <w:b w:val="0"/>
                      <w:bCs w:val="0"/>
                      <w:color w:val="auto"/>
                      <w:sz w:val="24"/>
                      <w:highlight w:val="none"/>
                      <w:vertAlign w:val="baseline"/>
                      <w:lang w:val="en-US" w:eastAsia="zh-CN"/>
                    </w:rPr>
                    <w:t>4-25</w:t>
                  </w:r>
                </w:p>
              </w:tc>
            </w:tr>
          </w:tbl>
          <w:p w14:paraId="28181C92">
            <w:pPr>
              <w:rPr>
                <w:rFonts w:hint="default" w:ascii="Times New Roman" w:hAnsi="Times New Roman" w:cs="Times New Roman"/>
                <w:color w:val="auto"/>
                <w:highlight w:val="none"/>
              </w:rPr>
            </w:pPr>
          </w:p>
        </w:tc>
      </w:tr>
      <w:tr w14:paraId="4BF95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4E6747E7">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工作模式</w:t>
            </w:r>
          </w:p>
        </w:tc>
        <w:tc>
          <w:tcPr>
            <w:tcW w:w="6673" w:type="dxa"/>
            <w:vAlign w:val="center"/>
          </w:tcPr>
          <w:p w14:paraId="5B837FA7">
            <w:pP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CPAP、AutoCPAP、S、</w:t>
            </w:r>
            <w:r>
              <w:rPr>
                <w:rFonts w:hint="eastAsia" w:cs="Times New Roman"/>
                <w:color w:val="auto"/>
                <w:sz w:val="24"/>
                <w:highlight w:val="none"/>
                <w:vertAlign w:val="baseline"/>
                <w:lang w:val="en-US" w:eastAsia="zh-CN"/>
              </w:rPr>
              <w:t>AutoS</w:t>
            </w:r>
          </w:p>
        </w:tc>
      </w:tr>
      <w:tr w14:paraId="0268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03EA4399">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延时升压</w:t>
            </w:r>
          </w:p>
        </w:tc>
        <w:tc>
          <w:tcPr>
            <w:tcW w:w="6673" w:type="dxa"/>
            <w:vAlign w:val="center"/>
          </w:tcPr>
          <w:p w14:paraId="21640BF8">
            <w:pPr>
              <w:rPr>
                <w:rFonts w:hint="eastAsia" w:ascii="Times New Roman" w:hAnsi="Times New Roman" w:eastAsia="SimSun" w:cs="Times New Roman"/>
                <w:color w:val="auto"/>
                <w:highlight w:val="none"/>
                <w:lang w:eastAsia="zh-CN"/>
              </w:rPr>
            </w:pPr>
            <w:r>
              <w:rPr>
                <w:rFonts w:hint="default" w:ascii="Times New Roman" w:hAnsi="Times New Roman" w:cs="Times New Roman"/>
                <w:color w:val="auto"/>
                <w:highlight w:val="none"/>
              </w:rPr>
              <w:t>调节范围0~45min</w:t>
            </w:r>
            <w:r>
              <w:rPr>
                <w:rFonts w:hint="eastAsia" w:cs="Times New Roman"/>
                <w:color w:val="auto"/>
                <w:highlight w:val="none"/>
                <w:lang w:eastAsia="zh-CN"/>
              </w:rPr>
              <w:t>；</w:t>
            </w:r>
            <w:r>
              <w:rPr>
                <w:rFonts w:hint="default" w:ascii="Times New Roman" w:hAnsi="Times New Roman" w:cs="Times New Roman"/>
                <w:color w:val="auto"/>
                <w:highlight w:val="none"/>
              </w:rPr>
              <w:t>分档可调</w:t>
            </w:r>
            <w:r>
              <w:rPr>
                <w:rFonts w:hint="eastAsia" w:cs="Times New Roman"/>
                <w:color w:val="auto"/>
                <w:highlight w:val="none"/>
                <w:lang w:eastAsia="zh-CN"/>
              </w:rPr>
              <w:t>，</w:t>
            </w:r>
            <w:r>
              <w:rPr>
                <w:rFonts w:hint="default" w:ascii="Times New Roman" w:hAnsi="Times New Roman" w:cs="Times New Roman"/>
                <w:color w:val="auto"/>
                <w:highlight w:val="none"/>
              </w:rPr>
              <w:t>分档间隔为5分钟</w:t>
            </w:r>
            <w:r>
              <w:rPr>
                <w:rFonts w:hint="eastAsia" w:cs="Times New Roman"/>
                <w:color w:val="auto"/>
                <w:highlight w:val="none"/>
                <w:lang w:eastAsia="zh-CN"/>
              </w:rPr>
              <w:t>，</w:t>
            </w:r>
            <w:r>
              <w:rPr>
                <w:rFonts w:hint="default" w:ascii="Times New Roman" w:hAnsi="Times New Roman" w:cs="Times New Roman"/>
                <w:color w:val="auto"/>
                <w:highlight w:val="none"/>
              </w:rPr>
              <w:t>误差应≤±5%</w:t>
            </w:r>
            <w:r>
              <w:rPr>
                <w:rFonts w:hint="eastAsia" w:cs="Times New Roman"/>
                <w:color w:val="auto"/>
                <w:highlight w:val="none"/>
                <w:lang w:eastAsia="zh-CN"/>
              </w:rPr>
              <w:t>。</w:t>
            </w:r>
          </w:p>
        </w:tc>
      </w:tr>
      <w:tr w14:paraId="50ED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585D5F03">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压力上升坡度</w:t>
            </w:r>
          </w:p>
        </w:tc>
        <w:tc>
          <w:tcPr>
            <w:tcW w:w="6673" w:type="dxa"/>
            <w:vAlign w:val="center"/>
          </w:tcPr>
          <w:p w14:paraId="738DEEC6">
            <w:pPr>
              <w:rPr>
                <w:rFonts w:hint="eastAsia" w:ascii="Times New Roman" w:hAnsi="Times New Roman" w:eastAsia="SimSun" w:cs="Times New Roman"/>
                <w:color w:val="auto"/>
                <w:highlight w:val="none"/>
                <w:lang w:eastAsia="zh-CN"/>
              </w:rPr>
            </w:pPr>
            <w:r>
              <w:rPr>
                <w:rFonts w:hint="eastAsia" w:cs="Times New Roman"/>
                <w:color w:val="auto"/>
                <w:highlight w:val="none"/>
                <w:lang w:val="en-US" w:eastAsia="zh-CN"/>
              </w:rPr>
              <w:t>调节范围：1～3挡可调</w:t>
            </w:r>
            <w:r>
              <w:rPr>
                <w:rFonts w:hint="default" w:ascii="Times New Roman" w:hAnsi="Times New Roman" w:cs="Times New Roman"/>
                <w:color w:val="auto"/>
                <w:highlight w:val="none"/>
              </w:rPr>
              <w:t>，</w:t>
            </w:r>
            <w:r>
              <w:rPr>
                <w:rFonts w:hint="eastAsia" w:cs="Times New Roman"/>
                <w:color w:val="auto"/>
                <w:highlight w:val="none"/>
                <w:lang w:val="en-US" w:eastAsia="zh-CN"/>
              </w:rPr>
              <w:t>分别代表不同的压力上升时间。</w:t>
            </w:r>
            <w:r>
              <w:rPr>
                <w:rFonts w:hint="default" w:ascii="Times New Roman" w:hAnsi="Times New Roman" w:cs="Times New Roman"/>
                <w:color w:val="auto"/>
                <w:highlight w:val="none"/>
              </w:rPr>
              <w:t>默认2</w:t>
            </w:r>
            <w:r>
              <w:rPr>
                <w:rFonts w:hint="eastAsia" w:cs="Times New Roman"/>
                <w:color w:val="auto"/>
                <w:highlight w:val="none"/>
                <w:lang w:eastAsia="zh-CN"/>
              </w:rPr>
              <w:t>，</w:t>
            </w:r>
            <w:r>
              <w:rPr>
                <w:rFonts w:hint="eastAsia" w:cs="Times New Roman"/>
                <w:color w:val="auto"/>
                <w:highlight w:val="none"/>
                <w:lang w:val="en-US" w:eastAsia="zh-CN"/>
              </w:rPr>
              <w:t>随着数值的增大，压力上升时间增长</w:t>
            </w:r>
            <w:r>
              <w:rPr>
                <w:rFonts w:hint="eastAsia" w:cs="Times New Roman"/>
                <w:color w:val="auto"/>
                <w:highlight w:val="none"/>
                <w:lang w:eastAsia="zh-CN"/>
              </w:rPr>
              <w:t>。</w:t>
            </w:r>
          </w:p>
          <w:p w14:paraId="4C63218C">
            <w:pP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仅适用于S、AutoS模式。</w:t>
            </w:r>
          </w:p>
        </w:tc>
      </w:tr>
      <w:tr w14:paraId="69E7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6112344E">
            <w:pPr>
              <w:jc w:val="center"/>
              <w:rPr>
                <w:rFonts w:hint="default" w:ascii="Times New Roman" w:hAnsi="Times New Roman" w:cs="Times New Roman"/>
                <w:color w:val="auto"/>
                <w:highlight w:val="none"/>
              </w:rPr>
            </w:pPr>
            <w:r>
              <w:rPr>
                <w:rFonts w:hint="default" w:ascii="Times New Roman" w:hAnsi="Times New Roman" w:cs="Times New Roman"/>
                <w:color w:val="auto"/>
                <w:highlight w:val="yellow"/>
              </w:rPr>
              <w:t>最大可输出流量</w:t>
            </w:r>
          </w:p>
        </w:tc>
        <w:tc>
          <w:tcPr>
            <w:tcW w:w="6673" w:type="dxa"/>
            <w:vAlign w:val="center"/>
          </w:tcPr>
          <w:p w14:paraId="56F4EDED">
            <w:pPr>
              <w:rPr>
                <w:rFonts w:hint="default" w:ascii="Times New Roman" w:hAnsi="Times New Roman" w:cs="Times New Roman"/>
                <w:color w:val="auto"/>
                <w:highlight w:val="none"/>
              </w:rPr>
            </w:pPr>
            <w:r>
              <w:rPr>
                <w:rFonts w:hint="default" w:ascii="Times New Roman" w:hAnsi="Times New Roman" w:cs="Times New Roman"/>
                <w:color w:val="auto"/>
                <w:highlight w:val="none"/>
              </w:rPr>
              <w:t>在工作压力分别设置为表1中所列的值时，各型号产品患者接口处的平均流量应大于表1、2、3中相应流量值。</w:t>
            </w:r>
          </w:p>
          <w:p w14:paraId="5784B76C">
            <w:pPr>
              <w:spacing w:before="50" w:after="50" w:line="460" w:lineRule="exact"/>
              <w:ind w:firstLine="480"/>
              <w:jc w:val="center"/>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表1 最大气体流量</w:t>
            </w:r>
          </w:p>
          <w:tbl>
            <w:tblPr>
              <w:tblStyle w:val="54"/>
              <w:tblW w:w="6377"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7"/>
              <w:gridCol w:w="1970"/>
              <w:gridCol w:w="680"/>
              <w:gridCol w:w="680"/>
              <w:gridCol w:w="680"/>
              <w:gridCol w:w="680"/>
              <w:gridCol w:w="680"/>
            </w:tblGrid>
            <w:tr w14:paraId="6C791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2977" w:type="dxa"/>
                  <w:gridSpan w:val="2"/>
                  <w:noWrap w:val="0"/>
                  <w:vAlign w:val="center"/>
                </w:tcPr>
                <w:p w14:paraId="544EDF40">
                  <w:pPr>
                    <w:pStyle w:val="53"/>
                    <w:keepNext w:val="0"/>
                    <w:keepLines w:val="0"/>
                    <w:pageBreakBefore w:val="0"/>
                    <w:widowControl w:val="0"/>
                    <w:kinsoku/>
                    <w:wordWrap/>
                    <w:overflowPunct/>
                    <w:topLinePunct w:val="0"/>
                    <w:autoSpaceDE/>
                    <w:autoSpaceDN/>
                    <w:bidi w:val="0"/>
                    <w:adjustRightInd/>
                    <w:snapToGrid/>
                    <w:spacing w:line="240" w:lineRule="auto"/>
                    <w:ind w:left="344" w:right="180" w:firstLine="0"/>
                    <w:jc w:val="center"/>
                    <w:textAlignment w:val="auto"/>
                    <w:rPr>
                      <w:rFonts w:hint="default" w:ascii="Times New Roman" w:hAnsi="Times New Roman" w:cs="Times New Roman"/>
                      <w:b w:val="0"/>
                      <w:bCs w:val="0"/>
                      <w:color w:val="auto"/>
                      <w:sz w:val="21"/>
                      <w:szCs w:val="21"/>
                      <w:highlight w:val="none"/>
                    </w:rPr>
                  </w:pPr>
                </w:p>
              </w:tc>
              <w:tc>
                <w:tcPr>
                  <w:tcW w:w="680" w:type="dxa"/>
                  <w:noWrap w:val="0"/>
                  <w:vAlign w:val="center"/>
                </w:tcPr>
                <w:p w14:paraId="6B3F4356">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4 </w:t>
                  </w:r>
                </w:p>
              </w:tc>
              <w:tc>
                <w:tcPr>
                  <w:tcW w:w="680" w:type="dxa"/>
                  <w:noWrap w:val="0"/>
                  <w:vAlign w:val="center"/>
                </w:tcPr>
                <w:p w14:paraId="1ED23902">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8 </w:t>
                  </w:r>
                </w:p>
              </w:tc>
              <w:tc>
                <w:tcPr>
                  <w:tcW w:w="680" w:type="dxa"/>
                  <w:noWrap w:val="0"/>
                  <w:vAlign w:val="center"/>
                </w:tcPr>
                <w:p w14:paraId="3DC0FDB5">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12 </w:t>
                  </w:r>
                </w:p>
              </w:tc>
              <w:tc>
                <w:tcPr>
                  <w:tcW w:w="680" w:type="dxa"/>
                  <w:noWrap w:val="0"/>
                  <w:vAlign w:val="center"/>
                </w:tcPr>
                <w:p w14:paraId="7E259691">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16 </w:t>
                  </w:r>
                </w:p>
              </w:tc>
              <w:tc>
                <w:tcPr>
                  <w:tcW w:w="680" w:type="dxa"/>
                  <w:noWrap w:val="0"/>
                  <w:vAlign w:val="center"/>
                </w:tcPr>
                <w:p w14:paraId="7BA7C9AD">
                  <w:pPr>
                    <w:keepNext w:val="0"/>
                    <w:keepLines w:val="0"/>
                    <w:widowControl/>
                    <w:suppressLineNumbers w:val="0"/>
                    <w:jc w:val="center"/>
                    <w:textAlignment w:val="center"/>
                    <w:rPr>
                      <w:rFonts w:hint="default" w:ascii="Times New Roman" w:hAnsi="Times New Roman" w:eastAsia="SimSun" w:cs="Times New Roman"/>
                      <w:color w:val="auto"/>
                      <w:spacing w:val="-3"/>
                      <w:sz w:val="21"/>
                      <w:szCs w:val="21"/>
                      <w:highlight w:val="none"/>
                      <w:lang w:val="en-US" w:eastAsia="zh-CN"/>
                    </w:rPr>
                  </w:pPr>
                  <w:r>
                    <w:rPr>
                      <w:rFonts w:hint="eastAsia" w:ascii="SimSun" w:hAnsi="SimSun" w:eastAsia="SimSun" w:cs="SimSun"/>
                      <w:i w:val="0"/>
                      <w:iCs w:val="0"/>
                      <w:color w:val="auto"/>
                      <w:kern w:val="0"/>
                      <w:sz w:val="21"/>
                      <w:szCs w:val="21"/>
                      <w:highlight w:val="none"/>
                      <w:u w:val="none"/>
                      <w:lang w:val="en-US" w:eastAsia="zh-CN" w:bidi="ar"/>
                    </w:rPr>
                    <w:t xml:space="preserve">20 </w:t>
                  </w:r>
                </w:p>
              </w:tc>
            </w:tr>
            <w:tr w14:paraId="16529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007" w:type="dxa"/>
                  <w:noWrap w:val="0"/>
                  <w:vAlign w:val="center"/>
                </w:tcPr>
                <w:p w14:paraId="5D93BFD5">
                  <w:pPr>
                    <w:pStyle w:val="53"/>
                    <w:spacing w:before="32" w:line="219" w:lineRule="auto"/>
                    <w:ind w:left="84"/>
                    <w:jc w:val="center"/>
                    <w:rPr>
                      <w:rFonts w:hint="eastAsia"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YA70A</w:t>
                  </w:r>
                  <w:r>
                    <w:rPr>
                      <w:rFonts w:hint="eastAsia" w:ascii="Times New Roman" w:hAnsi="Times New Roman" w:cs="Times New Roman"/>
                      <w:color w:val="auto"/>
                      <w:sz w:val="21"/>
                      <w:szCs w:val="21"/>
                      <w:highlight w:val="none"/>
                      <w:vertAlign w:val="baseline"/>
                      <w:lang w:val="en-US" w:eastAsia="zh-CN"/>
                    </w:rPr>
                    <w:t>/</w:t>
                  </w:r>
                </w:p>
                <w:p w14:paraId="0006FD01">
                  <w:pPr>
                    <w:pStyle w:val="53"/>
                    <w:spacing w:before="32" w:line="219" w:lineRule="auto"/>
                    <w:ind w:left="84"/>
                    <w:jc w:val="center"/>
                    <w:rPr>
                      <w:rFonts w:hint="default" w:ascii="Times New Roman" w:hAnsi="Times New Roman" w:cs="Times New Roman"/>
                      <w:b w:val="0"/>
                      <w:bCs w:val="0"/>
                      <w:color w:val="auto"/>
                      <w:spacing w:val="2"/>
                      <w:sz w:val="21"/>
                      <w:szCs w:val="21"/>
                      <w:highlight w:val="none"/>
                      <w:lang w:val="en-US"/>
                    </w:rPr>
                  </w:pPr>
                  <w:r>
                    <w:rPr>
                      <w:rFonts w:hint="default" w:ascii="Times New Roman" w:hAnsi="Times New Roman" w:cs="Times New Roman"/>
                      <w:color w:val="auto"/>
                      <w:sz w:val="21"/>
                      <w:szCs w:val="21"/>
                      <w:highlight w:val="none"/>
                      <w:vertAlign w:val="baseline"/>
                      <w:lang w:val="en-US" w:eastAsia="zh-CN"/>
                    </w:rPr>
                    <w:t>YA</w:t>
                  </w:r>
                  <w:r>
                    <w:rPr>
                      <w:rFonts w:hint="eastAsia" w:ascii="Times New Roman" w:hAnsi="Times New Roman" w:cs="Times New Roman"/>
                      <w:color w:val="auto"/>
                      <w:sz w:val="21"/>
                      <w:szCs w:val="21"/>
                      <w:highlight w:val="none"/>
                      <w:vertAlign w:val="baseline"/>
                      <w:lang w:val="en-US" w:eastAsia="zh-CN"/>
                    </w:rPr>
                    <w:t>7</w:t>
                  </w:r>
                  <w:r>
                    <w:rPr>
                      <w:rFonts w:hint="default" w:ascii="Times New Roman" w:hAnsi="Times New Roman" w:cs="Times New Roman"/>
                      <w:color w:val="auto"/>
                      <w:sz w:val="21"/>
                      <w:szCs w:val="21"/>
                      <w:highlight w:val="none"/>
                      <w:vertAlign w:val="baseline"/>
                      <w:lang w:val="en-US" w:eastAsia="zh-CN"/>
                    </w:rPr>
                    <w:t>0B</w:t>
                  </w:r>
                  <w:r>
                    <w:rPr>
                      <w:rFonts w:hint="eastAsia" w:ascii="Times New Roman" w:hAnsi="Times New Roman" w:cs="Times New Roman"/>
                      <w:color w:val="auto"/>
                      <w:sz w:val="21"/>
                      <w:szCs w:val="21"/>
                      <w:highlight w:val="none"/>
                      <w:vertAlign w:val="baseline"/>
                      <w:lang w:val="en-US" w:eastAsia="zh-CN"/>
                    </w:rPr>
                    <w:t>20</w:t>
                  </w:r>
                </w:p>
              </w:tc>
              <w:tc>
                <w:tcPr>
                  <w:tcW w:w="1970" w:type="dxa"/>
                  <w:noWrap w:val="0"/>
                  <w:vAlign w:val="center"/>
                </w:tcPr>
                <w:p w14:paraId="390E3733">
                  <w:pPr>
                    <w:pStyle w:val="53"/>
                    <w:spacing w:before="32" w:line="219" w:lineRule="auto"/>
                    <w:ind w:left="84"/>
                    <w:jc w:val="center"/>
                    <w:rPr>
                      <w:rFonts w:hint="default" w:ascii="Times New Roman" w:hAnsi="Times New Roman" w:cs="Times New Roman"/>
                      <w:b w:val="0"/>
                      <w:bCs w:val="0"/>
                      <w:color w:val="auto"/>
                      <w:sz w:val="21"/>
                      <w:szCs w:val="21"/>
                      <w:highlight w:val="none"/>
                    </w:rPr>
                  </w:pPr>
                  <w:r>
                    <w:rPr>
                      <w:rFonts w:hint="default" w:ascii="Times New Roman" w:hAnsi="Times New Roman" w:cs="Times New Roman"/>
                      <w:b w:val="0"/>
                      <w:bCs w:val="0"/>
                      <w:color w:val="auto"/>
                      <w:spacing w:val="2"/>
                      <w:sz w:val="21"/>
                      <w:szCs w:val="21"/>
                      <w:highlight w:val="none"/>
                    </w:rPr>
                    <w:t>患者连接口</w:t>
                  </w:r>
                  <w:r>
                    <w:rPr>
                      <w:rFonts w:hint="default" w:ascii="Times New Roman" w:hAnsi="Times New Roman" w:cs="Times New Roman"/>
                      <w:b w:val="0"/>
                      <w:bCs w:val="0"/>
                      <w:color w:val="auto"/>
                      <w:spacing w:val="-4"/>
                      <w:sz w:val="21"/>
                      <w:szCs w:val="21"/>
                      <w:highlight w:val="none"/>
                    </w:rPr>
                    <w:t>平均流量</w:t>
                  </w:r>
                  <w:r>
                    <w:rPr>
                      <w:rFonts w:hint="eastAsia" w:ascii="Times New Roman" w:hAnsi="Times New Roman" w:cs="Times New Roman"/>
                      <w:b w:val="0"/>
                      <w:bCs w:val="0"/>
                      <w:color w:val="auto"/>
                      <w:spacing w:val="-8"/>
                      <w:sz w:val="21"/>
                      <w:szCs w:val="21"/>
                      <w:highlight w:val="none"/>
                      <w:lang w:eastAsia="zh-CN"/>
                    </w:rPr>
                    <w:t>（</w:t>
                  </w:r>
                  <w:r>
                    <w:rPr>
                      <w:rFonts w:hint="default" w:ascii="Times New Roman" w:hAnsi="Times New Roman" w:cs="Times New Roman"/>
                      <w:b w:val="0"/>
                      <w:bCs w:val="0"/>
                      <w:color w:val="auto"/>
                      <w:spacing w:val="-8"/>
                      <w:sz w:val="21"/>
                      <w:szCs w:val="21"/>
                      <w:highlight w:val="none"/>
                    </w:rPr>
                    <w:t>L/min</w:t>
                  </w:r>
                  <w:r>
                    <w:rPr>
                      <w:rFonts w:hint="eastAsia" w:ascii="Times New Roman" w:hAnsi="Times New Roman" w:cs="Times New Roman"/>
                      <w:b w:val="0"/>
                      <w:bCs w:val="0"/>
                      <w:color w:val="auto"/>
                      <w:spacing w:val="-8"/>
                      <w:sz w:val="21"/>
                      <w:szCs w:val="21"/>
                      <w:highlight w:val="none"/>
                      <w:lang w:eastAsia="zh-CN"/>
                    </w:rPr>
                    <w:t>）</w:t>
                  </w:r>
                </w:p>
              </w:tc>
              <w:tc>
                <w:tcPr>
                  <w:tcW w:w="680" w:type="dxa"/>
                  <w:noWrap w:val="0"/>
                  <w:vAlign w:val="center"/>
                </w:tcPr>
                <w:p w14:paraId="6D696632">
                  <w:pPr>
                    <w:pStyle w:val="53"/>
                    <w:spacing w:before="69" w:line="183" w:lineRule="auto"/>
                    <w:jc w:val="center"/>
                    <w:rPr>
                      <w:rFonts w:hint="default" w:ascii="Times New Roman" w:hAnsi="Times New Roman" w:eastAsia="SimSu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85</w:t>
                  </w:r>
                </w:p>
              </w:tc>
              <w:tc>
                <w:tcPr>
                  <w:tcW w:w="680" w:type="dxa"/>
                  <w:noWrap w:val="0"/>
                  <w:vAlign w:val="center"/>
                </w:tcPr>
                <w:p w14:paraId="7C9BA2F1">
                  <w:pPr>
                    <w:pStyle w:val="53"/>
                    <w:spacing w:before="69" w:line="183" w:lineRule="auto"/>
                    <w:jc w:val="center"/>
                    <w:rPr>
                      <w:rFonts w:hint="default" w:ascii="Times New Roman" w:hAnsi="Times New Roman" w:eastAsia="SimSu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135</w:t>
                  </w:r>
                </w:p>
              </w:tc>
              <w:tc>
                <w:tcPr>
                  <w:tcW w:w="680" w:type="dxa"/>
                  <w:noWrap w:val="0"/>
                  <w:vAlign w:val="center"/>
                </w:tcPr>
                <w:p w14:paraId="5E0D46B5">
                  <w:pPr>
                    <w:pStyle w:val="53"/>
                    <w:spacing w:before="69" w:line="183" w:lineRule="auto"/>
                    <w:jc w:val="center"/>
                    <w:rPr>
                      <w:rFonts w:hint="default" w:ascii="Times New Roman" w:hAnsi="Times New Roman" w:eastAsia="SimSu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140</w:t>
                  </w:r>
                </w:p>
              </w:tc>
              <w:tc>
                <w:tcPr>
                  <w:tcW w:w="680" w:type="dxa"/>
                  <w:noWrap w:val="0"/>
                  <w:vAlign w:val="center"/>
                </w:tcPr>
                <w:p w14:paraId="5FBDB493">
                  <w:pPr>
                    <w:pStyle w:val="53"/>
                    <w:spacing w:before="69" w:line="183" w:lineRule="auto"/>
                    <w:jc w:val="center"/>
                    <w:rPr>
                      <w:rFonts w:hint="default" w:ascii="Times New Roman" w:hAnsi="Times New Roman" w:eastAsia="SimSu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140</w:t>
                  </w:r>
                </w:p>
              </w:tc>
              <w:tc>
                <w:tcPr>
                  <w:tcW w:w="680" w:type="dxa"/>
                  <w:noWrap w:val="0"/>
                  <w:vAlign w:val="center"/>
                </w:tcPr>
                <w:p w14:paraId="6A70A73D">
                  <w:pPr>
                    <w:spacing w:before="69" w:line="183" w:lineRule="auto"/>
                    <w:jc w:val="center"/>
                    <w:rPr>
                      <w:rFonts w:hint="default" w:ascii="Times New Roman" w:hAnsi="Times New Roman" w:cs="Times New Roman" w:eastAsiaTheme="minorEastAsia"/>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140</w:t>
                  </w:r>
                </w:p>
              </w:tc>
            </w:tr>
          </w:tbl>
          <w:p w14:paraId="66FB6E5C">
            <w:pPr>
              <w:spacing w:before="50" w:after="50" w:line="460" w:lineRule="exact"/>
              <w:ind w:firstLine="480"/>
              <w:jc w:val="center"/>
              <w:rPr>
                <w:color w:val="auto"/>
                <w:sz w:val="21"/>
                <w:szCs w:val="21"/>
                <w:highlight w:val="none"/>
              </w:rPr>
            </w:pPr>
            <w:r>
              <w:rPr>
                <w:rFonts w:hint="default" w:ascii="Times New Roman" w:hAnsi="Times New Roman" w:cs="Times New Roman"/>
                <w:color w:val="auto"/>
                <w:sz w:val="21"/>
                <w:szCs w:val="21"/>
                <w:highlight w:val="none"/>
              </w:rPr>
              <w:t>表</w:t>
            </w:r>
            <w:r>
              <w:rPr>
                <w:rFonts w:hint="eastAsia" w:ascii="Times New Roman" w:hAnsi="Times New Roman" w:cs="Times New Roman"/>
                <w:color w:val="auto"/>
                <w:sz w:val="21"/>
                <w:szCs w:val="21"/>
                <w:highlight w:val="none"/>
                <w:lang w:val="en-US" w:eastAsia="zh-CN"/>
              </w:rPr>
              <w:t>2</w:t>
            </w:r>
            <w:r>
              <w:rPr>
                <w:rFonts w:hint="default" w:ascii="Times New Roman" w:hAnsi="Times New Roman" w:cs="Times New Roman"/>
                <w:color w:val="auto"/>
                <w:sz w:val="21"/>
                <w:szCs w:val="21"/>
                <w:highlight w:val="none"/>
              </w:rPr>
              <w:t xml:space="preserve"> 最大气体流量</w:t>
            </w:r>
          </w:p>
          <w:tbl>
            <w:tblPr>
              <w:tblStyle w:val="54"/>
              <w:tblW w:w="647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7"/>
              <w:gridCol w:w="2072"/>
              <w:gridCol w:w="680"/>
              <w:gridCol w:w="680"/>
              <w:gridCol w:w="680"/>
              <w:gridCol w:w="680"/>
              <w:gridCol w:w="680"/>
            </w:tblGrid>
            <w:tr w14:paraId="46C2A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3079" w:type="dxa"/>
                  <w:gridSpan w:val="2"/>
                  <w:noWrap w:val="0"/>
                  <w:vAlign w:val="center"/>
                </w:tcPr>
                <w:p w14:paraId="11FD333A">
                  <w:pPr>
                    <w:pStyle w:val="53"/>
                    <w:spacing w:before="32" w:line="219" w:lineRule="auto"/>
                    <w:ind w:left="84"/>
                    <w:jc w:val="center"/>
                    <w:rPr>
                      <w:rFonts w:hint="default" w:ascii="Times New Roman" w:hAnsi="Times New Roman" w:cs="Times New Roman"/>
                      <w:b w:val="0"/>
                      <w:bCs w:val="0"/>
                      <w:color w:val="auto"/>
                      <w:spacing w:val="2"/>
                      <w:sz w:val="21"/>
                      <w:szCs w:val="21"/>
                      <w:highlight w:val="none"/>
                    </w:rPr>
                  </w:pPr>
                  <w:r>
                    <w:rPr>
                      <w:rFonts w:hint="default" w:ascii="Times New Roman" w:hAnsi="Times New Roman" w:cs="Times New Roman"/>
                      <w:b w:val="0"/>
                      <w:bCs w:val="0"/>
                      <w:color w:val="auto"/>
                      <w:sz w:val="21"/>
                      <w:szCs w:val="21"/>
                      <w:highlight w:val="none"/>
                    </w:rPr>
                    <w:t>设置压力</w:t>
                  </w:r>
                  <w:r>
                    <w:rPr>
                      <w:rFonts w:hint="default" w:ascii="Times New Roman" w:hAnsi="Times New Roman" w:cs="Times New Roman"/>
                      <w:b w:val="0"/>
                      <w:bCs w:val="0"/>
                      <w:color w:val="auto"/>
                      <w:spacing w:val="-10"/>
                      <w:sz w:val="21"/>
                      <w:szCs w:val="21"/>
                      <w:highlight w:val="none"/>
                    </w:rPr>
                    <w:t>(hPa)</w:t>
                  </w:r>
                </w:p>
              </w:tc>
              <w:tc>
                <w:tcPr>
                  <w:tcW w:w="680" w:type="dxa"/>
                  <w:noWrap w:val="0"/>
                  <w:vAlign w:val="center"/>
                </w:tcPr>
                <w:p w14:paraId="52C50953">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4 </w:t>
                  </w:r>
                </w:p>
              </w:tc>
              <w:tc>
                <w:tcPr>
                  <w:tcW w:w="680" w:type="dxa"/>
                  <w:noWrap w:val="0"/>
                  <w:vAlign w:val="center"/>
                </w:tcPr>
                <w:p w14:paraId="2E1FDC4E">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9 </w:t>
                  </w:r>
                </w:p>
              </w:tc>
              <w:tc>
                <w:tcPr>
                  <w:tcW w:w="680" w:type="dxa"/>
                  <w:noWrap w:val="0"/>
                  <w:vAlign w:val="center"/>
                </w:tcPr>
                <w:p w14:paraId="1702F423">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15 </w:t>
                  </w:r>
                </w:p>
              </w:tc>
              <w:tc>
                <w:tcPr>
                  <w:tcW w:w="680" w:type="dxa"/>
                  <w:noWrap w:val="0"/>
                  <w:vAlign w:val="center"/>
                </w:tcPr>
                <w:p w14:paraId="443BF614">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20 </w:t>
                  </w:r>
                </w:p>
              </w:tc>
              <w:tc>
                <w:tcPr>
                  <w:tcW w:w="680" w:type="dxa"/>
                  <w:noWrap w:val="0"/>
                  <w:vAlign w:val="center"/>
                </w:tcPr>
                <w:p w14:paraId="151CA361">
                  <w:pPr>
                    <w:keepNext w:val="0"/>
                    <w:keepLines w:val="0"/>
                    <w:widowControl/>
                    <w:suppressLineNumbers w:val="0"/>
                    <w:jc w:val="center"/>
                    <w:textAlignment w:val="center"/>
                    <w:rPr>
                      <w:rFonts w:hint="default" w:ascii="Times New Roman" w:hAnsi="Times New Roman" w:cs="Times New Roman"/>
                      <w:color w:val="auto"/>
                      <w:sz w:val="21"/>
                      <w:szCs w:val="21"/>
                      <w:highlight w:val="none"/>
                    </w:rPr>
                  </w:pPr>
                  <w:r>
                    <w:rPr>
                      <w:rFonts w:hint="eastAsia" w:ascii="SimSun" w:hAnsi="SimSun" w:eastAsia="SimSun" w:cs="SimSun"/>
                      <w:i w:val="0"/>
                      <w:iCs w:val="0"/>
                      <w:color w:val="auto"/>
                      <w:kern w:val="0"/>
                      <w:sz w:val="21"/>
                      <w:szCs w:val="21"/>
                      <w:highlight w:val="none"/>
                      <w:u w:val="none"/>
                      <w:lang w:val="en-US" w:eastAsia="zh-CN" w:bidi="ar"/>
                    </w:rPr>
                    <w:t xml:space="preserve">25 </w:t>
                  </w:r>
                </w:p>
              </w:tc>
            </w:tr>
            <w:tr w14:paraId="24DB4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007" w:type="dxa"/>
                  <w:shd w:val="clear" w:color="auto" w:fill="auto"/>
                  <w:noWrap w:val="0"/>
                  <w:vAlign w:val="center"/>
                </w:tcPr>
                <w:p w14:paraId="3709CDFA">
                  <w:pPr>
                    <w:pStyle w:val="53"/>
                    <w:spacing w:before="32" w:line="219" w:lineRule="auto"/>
                    <w:ind w:left="84" w:leftChars="0"/>
                    <w:jc w:val="center"/>
                    <w:rPr>
                      <w:rFonts w:hint="default" w:ascii="Times New Roman" w:hAnsi="Times New Roman" w:eastAsia="SimSun" w:cs="Times New Roman"/>
                      <w:b w:val="0"/>
                      <w:bCs w:val="0"/>
                      <w:color w:val="auto"/>
                      <w:spacing w:val="2"/>
                      <w:kern w:val="2"/>
                      <w:sz w:val="21"/>
                      <w:szCs w:val="21"/>
                      <w:highlight w:val="none"/>
                      <w:lang w:val="en-US" w:eastAsia="zh-CN" w:bidi="ar-SA"/>
                    </w:rPr>
                  </w:pPr>
                  <w:r>
                    <w:rPr>
                      <w:rFonts w:hint="default" w:ascii="Times New Roman" w:hAnsi="Times New Roman" w:cs="Times New Roman"/>
                      <w:color w:val="auto"/>
                      <w:sz w:val="21"/>
                      <w:szCs w:val="21"/>
                      <w:highlight w:val="none"/>
                      <w:vertAlign w:val="baseline"/>
                      <w:lang w:val="en-US" w:eastAsia="zh-CN"/>
                    </w:rPr>
                    <w:t>YA</w:t>
                  </w:r>
                  <w:r>
                    <w:rPr>
                      <w:rFonts w:hint="eastAsia" w:ascii="Times New Roman" w:hAnsi="Times New Roman" w:cs="Times New Roman"/>
                      <w:color w:val="auto"/>
                      <w:sz w:val="21"/>
                      <w:szCs w:val="21"/>
                      <w:highlight w:val="none"/>
                      <w:vertAlign w:val="baseline"/>
                      <w:lang w:val="en-US" w:eastAsia="zh-CN"/>
                    </w:rPr>
                    <w:t>7</w:t>
                  </w:r>
                  <w:r>
                    <w:rPr>
                      <w:rFonts w:hint="default" w:ascii="Times New Roman" w:hAnsi="Times New Roman" w:cs="Times New Roman"/>
                      <w:color w:val="auto"/>
                      <w:sz w:val="21"/>
                      <w:szCs w:val="21"/>
                      <w:highlight w:val="none"/>
                      <w:vertAlign w:val="baseline"/>
                      <w:lang w:val="en-US" w:eastAsia="zh-CN"/>
                    </w:rPr>
                    <w:t>0B25</w:t>
                  </w:r>
                  <w:ins w:id="1050" w:author="WPS_1704800824" w:date="2026-04-20T10:12:50Z">
                    <w:r>
                      <w:rPr>
                        <w:rFonts w:hint="eastAsia" w:ascii="Times New Roman" w:hAnsi="Times New Roman" w:cs="Times New Roman"/>
                        <w:color w:val="auto"/>
                        <w:sz w:val="21"/>
                        <w:szCs w:val="21"/>
                        <w:highlight w:val="none"/>
                        <w:vertAlign w:val="baseline"/>
                        <w:lang w:val="en-US" w:eastAsia="zh-CN"/>
                      </w:rPr>
                      <w:t>/</w:t>
                    </w:r>
                  </w:ins>
                  <w:ins w:id="1051" w:author="WPS_1704800824" w:date="2026-04-20T10:12:51Z">
                    <w:r>
                      <w:rPr>
                        <w:rFonts w:hint="default" w:ascii="Times New Roman" w:hAnsi="Times New Roman" w:cs="Times New Roman"/>
                        <w:color w:val="auto"/>
                        <w:sz w:val="21"/>
                        <w:szCs w:val="21"/>
                        <w:highlight w:val="none"/>
                        <w:vertAlign w:val="baseline"/>
                        <w:lang w:val="en-US" w:eastAsia="zh-CN"/>
                      </w:rPr>
                      <w:t>YA</w:t>
                    </w:r>
                  </w:ins>
                  <w:ins w:id="1052" w:author="WPS_1704800824" w:date="2026-04-20T10:12:51Z">
                    <w:r>
                      <w:rPr>
                        <w:rFonts w:hint="eastAsia" w:ascii="Times New Roman" w:hAnsi="Times New Roman" w:cs="Times New Roman"/>
                        <w:color w:val="auto"/>
                        <w:sz w:val="21"/>
                        <w:szCs w:val="21"/>
                        <w:highlight w:val="none"/>
                        <w:vertAlign w:val="baseline"/>
                        <w:lang w:val="en-US" w:eastAsia="zh-CN"/>
                      </w:rPr>
                      <w:t>7</w:t>
                    </w:r>
                  </w:ins>
                  <w:ins w:id="1053" w:author="WPS_1704800824" w:date="2026-04-20T10:12:51Z">
                    <w:r>
                      <w:rPr>
                        <w:rFonts w:hint="default" w:ascii="Times New Roman" w:hAnsi="Times New Roman" w:cs="Times New Roman"/>
                        <w:color w:val="auto"/>
                        <w:sz w:val="21"/>
                        <w:szCs w:val="21"/>
                        <w:highlight w:val="none"/>
                        <w:vertAlign w:val="baseline"/>
                        <w:lang w:val="en-US" w:eastAsia="zh-CN"/>
                      </w:rPr>
                      <w:t>0</w:t>
                    </w:r>
                  </w:ins>
                  <w:ins w:id="1054" w:author="WPS_1704800824" w:date="2026-04-20T10:12:51Z">
                    <w:r>
                      <w:rPr>
                        <w:rFonts w:hint="eastAsia" w:ascii="Times New Roman" w:hAnsi="Times New Roman" w:cs="Times New Roman"/>
                        <w:color w:val="auto"/>
                        <w:sz w:val="21"/>
                        <w:szCs w:val="21"/>
                        <w:highlight w:val="none"/>
                        <w:vertAlign w:val="baseline"/>
                        <w:lang w:val="en-US" w:eastAsia="zh-CN"/>
                      </w:rPr>
                      <w:t>Pro</w:t>
                    </w:r>
                  </w:ins>
                </w:p>
              </w:tc>
              <w:tc>
                <w:tcPr>
                  <w:tcW w:w="2072" w:type="dxa"/>
                  <w:shd w:val="clear" w:color="auto" w:fill="auto"/>
                  <w:noWrap w:val="0"/>
                  <w:vAlign w:val="center"/>
                </w:tcPr>
                <w:p w14:paraId="060FD893">
                  <w:pPr>
                    <w:pStyle w:val="53"/>
                    <w:spacing w:before="32" w:line="219" w:lineRule="auto"/>
                    <w:ind w:left="84" w:leftChars="0"/>
                    <w:jc w:val="center"/>
                    <w:rPr>
                      <w:rFonts w:hint="default" w:ascii="Times New Roman" w:hAnsi="Times New Roman" w:eastAsia="SimSun" w:cs="Times New Roman"/>
                      <w:b w:val="0"/>
                      <w:bCs w:val="0"/>
                      <w:color w:val="auto"/>
                      <w:spacing w:val="2"/>
                      <w:kern w:val="2"/>
                      <w:sz w:val="21"/>
                      <w:szCs w:val="21"/>
                      <w:highlight w:val="none"/>
                      <w:lang w:val="en-US" w:eastAsia="en-US" w:bidi="ar-SA"/>
                    </w:rPr>
                  </w:pPr>
                  <w:r>
                    <w:rPr>
                      <w:rFonts w:hint="default" w:ascii="Times New Roman" w:hAnsi="Times New Roman" w:cs="Times New Roman"/>
                      <w:b w:val="0"/>
                      <w:bCs w:val="0"/>
                      <w:color w:val="auto"/>
                      <w:spacing w:val="2"/>
                      <w:sz w:val="21"/>
                      <w:szCs w:val="21"/>
                      <w:highlight w:val="none"/>
                    </w:rPr>
                    <w:t>患者连接口</w:t>
                  </w:r>
                  <w:r>
                    <w:rPr>
                      <w:rFonts w:hint="default" w:ascii="Times New Roman" w:hAnsi="Times New Roman" w:cs="Times New Roman"/>
                      <w:b w:val="0"/>
                      <w:bCs w:val="0"/>
                      <w:color w:val="auto"/>
                      <w:spacing w:val="-4"/>
                      <w:sz w:val="21"/>
                      <w:szCs w:val="21"/>
                      <w:highlight w:val="none"/>
                    </w:rPr>
                    <w:t>平均流量</w:t>
                  </w:r>
                  <w:r>
                    <w:rPr>
                      <w:rFonts w:hint="eastAsia" w:ascii="Times New Roman" w:hAnsi="Times New Roman" w:cs="Times New Roman"/>
                      <w:b w:val="0"/>
                      <w:bCs w:val="0"/>
                      <w:color w:val="auto"/>
                      <w:spacing w:val="-8"/>
                      <w:sz w:val="21"/>
                      <w:szCs w:val="21"/>
                      <w:highlight w:val="none"/>
                      <w:lang w:eastAsia="zh-CN"/>
                    </w:rPr>
                    <w:t>（</w:t>
                  </w:r>
                  <w:r>
                    <w:rPr>
                      <w:rFonts w:hint="default" w:ascii="Times New Roman" w:hAnsi="Times New Roman" w:cs="Times New Roman"/>
                      <w:b w:val="0"/>
                      <w:bCs w:val="0"/>
                      <w:color w:val="auto"/>
                      <w:spacing w:val="-8"/>
                      <w:sz w:val="21"/>
                      <w:szCs w:val="21"/>
                      <w:highlight w:val="none"/>
                    </w:rPr>
                    <w:t>L/min</w:t>
                  </w:r>
                  <w:r>
                    <w:rPr>
                      <w:rFonts w:hint="eastAsia" w:ascii="Times New Roman" w:hAnsi="Times New Roman" w:cs="Times New Roman"/>
                      <w:b w:val="0"/>
                      <w:bCs w:val="0"/>
                      <w:color w:val="auto"/>
                      <w:spacing w:val="-8"/>
                      <w:sz w:val="21"/>
                      <w:szCs w:val="21"/>
                      <w:highlight w:val="none"/>
                      <w:lang w:eastAsia="zh-CN"/>
                    </w:rPr>
                    <w:t>）</w:t>
                  </w:r>
                </w:p>
              </w:tc>
              <w:tc>
                <w:tcPr>
                  <w:tcW w:w="680" w:type="dxa"/>
                  <w:noWrap w:val="0"/>
                  <w:vAlign w:val="center"/>
                </w:tcPr>
                <w:p w14:paraId="14EA95FE">
                  <w:pPr>
                    <w:pStyle w:val="53"/>
                    <w:spacing w:before="69" w:line="183" w:lineRule="auto"/>
                    <w:jc w:val="center"/>
                    <w:rPr>
                      <w:rFonts w:hint="eastAsia" w:ascii="SimSun" w:hAnsi="SimSun" w:eastAsia="SimSun" w:cs="SimSun"/>
                      <w:i w:val="0"/>
                      <w:iCs w:val="0"/>
                      <w:color w:val="auto"/>
                      <w:kern w:val="0"/>
                      <w:sz w:val="21"/>
                      <w:szCs w:val="21"/>
                      <w:highlight w:val="none"/>
                      <w:u w:val="none"/>
                      <w:lang w:val="en-US" w:eastAsia="zh-CN" w:bidi="ar"/>
                    </w:rPr>
                  </w:pPr>
                  <w:r>
                    <w:rPr>
                      <w:rFonts w:hint="eastAsia" w:ascii="Times New Roman" w:hAnsi="Times New Roman" w:cs="Times New Roman"/>
                      <w:color w:val="auto"/>
                      <w:sz w:val="21"/>
                      <w:szCs w:val="21"/>
                      <w:highlight w:val="none"/>
                      <w:lang w:val="en-US" w:eastAsia="zh-CN"/>
                    </w:rPr>
                    <w:t>85</w:t>
                  </w:r>
                </w:p>
              </w:tc>
              <w:tc>
                <w:tcPr>
                  <w:tcW w:w="680" w:type="dxa"/>
                  <w:noWrap w:val="0"/>
                  <w:vAlign w:val="center"/>
                </w:tcPr>
                <w:p w14:paraId="72257CD6">
                  <w:pPr>
                    <w:pStyle w:val="53"/>
                    <w:spacing w:before="69" w:line="183" w:lineRule="auto"/>
                    <w:jc w:val="center"/>
                    <w:rPr>
                      <w:rFonts w:hint="eastAsia" w:ascii="SimSun" w:hAnsi="SimSun" w:eastAsia="SimSun" w:cs="SimSun"/>
                      <w:i w:val="0"/>
                      <w:iCs w:val="0"/>
                      <w:color w:val="auto"/>
                      <w:kern w:val="0"/>
                      <w:sz w:val="21"/>
                      <w:szCs w:val="21"/>
                      <w:highlight w:val="none"/>
                      <w:u w:val="none"/>
                      <w:lang w:val="en-US" w:eastAsia="zh-CN" w:bidi="ar"/>
                    </w:rPr>
                  </w:pPr>
                  <w:r>
                    <w:rPr>
                      <w:rFonts w:hint="eastAsia" w:ascii="Times New Roman" w:hAnsi="Times New Roman" w:cs="Times New Roman"/>
                      <w:color w:val="auto"/>
                      <w:sz w:val="21"/>
                      <w:szCs w:val="21"/>
                      <w:highlight w:val="none"/>
                      <w:lang w:val="en-US" w:eastAsia="zh-CN"/>
                    </w:rPr>
                    <w:t>135</w:t>
                  </w:r>
                </w:p>
              </w:tc>
              <w:tc>
                <w:tcPr>
                  <w:tcW w:w="680" w:type="dxa"/>
                  <w:noWrap w:val="0"/>
                  <w:vAlign w:val="center"/>
                </w:tcPr>
                <w:p w14:paraId="784BFB12">
                  <w:pPr>
                    <w:pStyle w:val="53"/>
                    <w:spacing w:before="69" w:line="183" w:lineRule="auto"/>
                    <w:jc w:val="center"/>
                    <w:rPr>
                      <w:rFonts w:hint="eastAsia" w:ascii="SimSun" w:hAnsi="SimSun" w:eastAsia="SimSun" w:cs="SimSun"/>
                      <w:i w:val="0"/>
                      <w:iCs w:val="0"/>
                      <w:color w:val="auto"/>
                      <w:kern w:val="0"/>
                      <w:sz w:val="21"/>
                      <w:szCs w:val="21"/>
                      <w:highlight w:val="none"/>
                      <w:u w:val="none"/>
                      <w:lang w:val="en-US" w:eastAsia="zh-CN" w:bidi="ar"/>
                    </w:rPr>
                  </w:pPr>
                  <w:r>
                    <w:rPr>
                      <w:rFonts w:hint="eastAsia" w:ascii="Times New Roman" w:hAnsi="Times New Roman" w:cs="Times New Roman"/>
                      <w:color w:val="auto"/>
                      <w:sz w:val="21"/>
                      <w:szCs w:val="21"/>
                      <w:highlight w:val="none"/>
                      <w:lang w:val="en-US" w:eastAsia="zh-CN"/>
                    </w:rPr>
                    <w:t>140</w:t>
                  </w:r>
                </w:p>
              </w:tc>
              <w:tc>
                <w:tcPr>
                  <w:tcW w:w="680" w:type="dxa"/>
                  <w:noWrap w:val="0"/>
                  <w:vAlign w:val="center"/>
                </w:tcPr>
                <w:p w14:paraId="71E7570A">
                  <w:pPr>
                    <w:pStyle w:val="53"/>
                    <w:spacing w:before="69" w:line="183" w:lineRule="auto"/>
                    <w:jc w:val="center"/>
                    <w:rPr>
                      <w:rFonts w:hint="eastAsia" w:ascii="SimSun" w:hAnsi="SimSun" w:eastAsia="SimSun" w:cs="SimSun"/>
                      <w:i w:val="0"/>
                      <w:iCs w:val="0"/>
                      <w:color w:val="auto"/>
                      <w:kern w:val="0"/>
                      <w:sz w:val="21"/>
                      <w:szCs w:val="21"/>
                      <w:highlight w:val="none"/>
                      <w:u w:val="none"/>
                      <w:lang w:val="en-US" w:eastAsia="zh-CN" w:bidi="ar"/>
                    </w:rPr>
                  </w:pPr>
                  <w:r>
                    <w:rPr>
                      <w:rFonts w:hint="eastAsia" w:ascii="Times New Roman" w:hAnsi="Times New Roman" w:cs="Times New Roman"/>
                      <w:color w:val="auto"/>
                      <w:sz w:val="21"/>
                      <w:szCs w:val="21"/>
                      <w:highlight w:val="none"/>
                      <w:lang w:val="en-US" w:eastAsia="zh-CN"/>
                    </w:rPr>
                    <w:t>140</w:t>
                  </w:r>
                </w:p>
              </w:tc>
              <w:tc>
                <w:tcPr>
                  <w:tcW w:w="680" w:type="dxa"/>
                  <w:noWrap w:val="0"/>
                  <w:vAlign w:val="center"/>
                </w:tcPr>
                <w:p w14:paraId="4596F1CD">
                  <w:pPr>
                    <w:spacing w:before="69" w:line="183" w:lineRule="auto"/>
                    <w:jc w:val="center"/>
                    <w:rPr>
                      <w:rFonts w:hint="eastAsia" w:ascii="SimSun" w:hAnsi="SimSun" w:eastAsia="SimSun" w:cs="SimSun"/>
                      <w:i w:val="0"/>
                      <w:iCs w:val="0"/>
                      <w:color w:val="auto"/>
                      <w:kern w:val="0"/>
                      <w:sz w:val="21"/>
                      <w:szCs w:val="21"/>
                      <w:highlight w:val="none"/>
                      <w:u w:val="none"/>
                      <w:lang w:val="en-US" w:eastAsia="zh-CN" w:bidi="ar"/>
                    </w:rPr>
                  </w:pPr>
                  <w:r>
                    <w:rPr>
                      <w:rFonts w:hint="eastAsia" w:ascii="Times New Roman" w:hAnsi="Times New Roman" w:cs="Times New Roman"/>
                      <w:color w:val="auto"/>
                      <w:sz w:val="21"/>
                      <w:szCs w:val="21"/>
                      <w:highlight w:val="none"/>
                      <w:lang w:val="en-US" w:eastAsia="zh-CN"/>
                    </w:rPr>
                    <w:t>140</w:t>
                  </w:r>
                </w:p>
              </w:tc>
            </w:tr>
          </w:tbl>
          <w:p w14:paraId="57A71BC7">
            <w:pPr>
              <w:spacing w:before="50" w:after="50" w:line="460" w:lineRule="exact"/>
              <w:ind w:firstLine="480"/>
              <w:jc w:val="center"/>
              <w:rPr>
                <w:del w:id="1055" w:author="WPS_1704800824" w:date="2026-04-20T10:12:55Z"/>
                <w:color w:val="auto"/>
                <w:sz w:val="21"/>
                <w:szCs w:val="21"/>
                <w:highlight w:val="none"/>
              </w:rPr>
            </w:pPr>
            <w:del w:id="1056" w:author="WPS_1704800824" w:date="2026-04-20T10:12:55Z">
              <w:r>
                <w:rPr>
                  <w:rFonts w:hint="default" w:ascii="Times New Roman" w:hAnsi="Times New Roman" w:cs="Times New Roman"/>
                  <w:color w:val="auto"/>
                  <w:sz w:val="21"/>
                  <w:szCs w:val="21"/>
                  <w:highlight w:val="none"/>
                </w:rPr>
                <w:delText>表</w:delText>
              </w:r>
            </w:del>
            <w:del w:id="1057" w:author="WPS_1704800824" w:date="2026-04-20T10:12:55Z">
              <w:r>
                <w:rPr>
                  <w:rFonts w:hint="eastAsia" w:ascii="Times New Roman" w:hAnsi="Times New Roman" w:cs="Times New Roman"/>
                  <w:color w:val="auto"/>
                  <w:sz w:val="21"/>
                  <w:szCs w:val="21"/>
                  <w:highlight w:val="none"/>
                  <w:lang w:val="en-US" w:eastAsia="zh-CN"/>
                </w:rPr>
                <w:delText>3</w:delText>
              </w:r>
            </w:del>
            <w:del w:id="1058" w:author="WPS_1704800824" w:date="2026-04-20T10:12:55Z">
              <w:r>
                <w:rPr>
                  <w:rFonts w:hint="default" w:ascii="Times New Roman" w:hAnsi="Times New Roman" w:cs="Times New Roman"/>
                  <w:color w:val="auto"/>
                  <w:sz w:val="21"/>
                  <w:szCs w:val="21"/>
                  <w:highlight w:val="none"/>
                </w:rPr>
                <w:delText xml:space="preserve"> 最大气体流量</w:delText>
              </w:r>
            </w:del>
          </w:p>
          <w:tbl>
            <w:tblPr>
              <w:tblStyle w:val="54"/>
              <w:tblW w:w="645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2057"/>
              <w:gridCol w:w="680"/>
              <w:gridCol w:w="680"/>
              <w:gridCol w:w="680"/>
              <w:gridCol w:w="680"/>
              <w:gridCol w:w="680"/>
            </w:tblGrid>
            <w:tr w14:paraId="51940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del w:id="1059" w:author="WPS_1704800824" w:date="2026-04-20T10:12:55Z"/>
              </w:trPr>
              <w:tc>
                <w:tcPr>
                  <w:tcW w:w="3050" w:type="dxa"/>
                  <w:gridSpan w:val="2"/>
                  <w:noWrap w:val="0"/>
                  <w:vAlign w:val="center"/>
                </w:tcPr>
                <w:p w14:paraId="65B86D7A">
                  <w:pPr>
                    <w:pStyle w:val="53"/>
                    <w:spacing w:before="32" w:line="219" w:lineRule="auto"/>
                    <w:ind w:left="84"/>
                    <w:jc w:val="center"/>
                    <w:rPr>
                      <w:del w:id="1060" w:author="WPS_1704800824" w:date="2026-04-20T10:12:55Z"/>
                      <w:rFonts w:hint="default" w:ascii="Times New Roman" w:hAnsi="Times New Roman" w:cs="Times New Roman"/>
                      <w:b w:val="0"/>
                      <w:bCs w:val="0"/>
                      <w:color w:val="auto"/>
                      <w:spacing w:val="2"/>
                      <w:sz w:val="21"/>
                      <w:szCs w:val="21"/>
                      <w:highlight w:val="none"/>
                    </w:rPr>
                  </w:pPr>
                  <w:del w:id="1061" w:author="WPS_1704800824" w:date="2026-04-20T10:12:55Z">
                    <w:r>
                      <w:rPr>
                        <w:rFonts w:hint="default" w:ascii="Times New Roman" w:hAnsi="Times New Roman" w:cs="Times New Roman"/>
                        <w:b w:val="0"/>
                        <w:bCs w:val="0"/>
                        <w:color w:val="auto"/>
                        <w:sz w:val="21"/>
                        <w:szCs w:val="21"/>
                        <w:highlight w:val="none"/>
                      </w:rPr>
                      <w:delText>设置压力</w:delText>
                    </w:r>
                  </w:del>
                  <w:del w:id="1062" w:author="WPS_1704800824" w:date="2026-04-20T10:12:55Z">
                    <w:r>
                      <w:rPr>
                        <w:rFonts w:hint="default" w:ascii="Times New Roman" w:hAnsi="Times New Roman" w:cs="Times New Roman"/>
                        <w:b w:val="0"/>
                        <w:bCs w:val="0"/>
                        <w:color w:val="auto"/>
                        <w:spacing w:val="-10"/>
                        <w:sz w:val="21"/>
                        <w:szCs w:val="21"/>
                        <w:highlight w:val="none"/>
                      </w:rPr>
                      <w:delText>(hPa)</w:delText>
                    </w:r>
                  </w:del>
                </w:p>
              </w:tc>
              <w:tc>
                <w:tcPr>
                  <w:tcW w:w="680" w:type="dxa"/>
                  <w:noWrap w:val="0"/>
                  <w:vAlign w:val="center"/>
                </w:tcPr>
                <w:p w14:paraId="03BA051E">
                  <w:pPr>
                    <w:keepNext w:val="0"/>
                    <w:keepLines w:val="0"/>
                    <w:widowControl/>
                    <w:suppressLineNumbers w:val="0"/>
                    <w:jc w:val="center"/>
                    <w:textAlignment w:val="center"/>
                    <w:rPr>
                      <w:del w:id="1063" w:author="WPS_1704800824" w:date="2026-04-20T10:12:55Z"/>
                      <w:rFonts w:hint="default" w:ascii="Times New Roman" w:hAnsi="Times New Roman" w:cs="Times New Roman"/>
                      <w:color w:val="auto"/>
                      <w:sz w:val="21"/>
                      <w:szCs w:val="21"/>
                      <w:highlight w:val="none"/>
                    </w:rPr>
                  </w:pPr>
                  <w:del w:id="1064" w:author="WPS_1704800824" w:date="2026-04-20T10:12:55Z">
                    <w:r>
                      <w:rPr>
                        <w:rFonts w:hint="eastAsia" w:ascii="SimSun" w:hAnsi="SimSun" w:eastAsia="SimSun" w:cs="SimSun"/>
                        <w:i w:val="0"/>
                        <w:iCs w:val="0"/>
                        <w:color w:val="auto"/>
                        <w:kern w:val="0"/>
                        <w:sz w:val="21"/>
                        <w:szCs w:val="21"/>
                        <w:highlight w:val="none"/>
                        <w:u w:val="none"/>
                        <w:lang w:val="en-US" w:eastAsia="zh-CN" w:bidi="ar"/>
                      </w:rPr>
                      <w:delText xml:space="preserve">4 </w:delText>
                    </w:r>
                  </w:del>
                </w:p>
              </w:tc>
              <w:tc>
                <w:tcPr>
                  <w:tcW w:w="680" w:type="dxa"/>
                  <w:noWrap w:val="0"/>
                  <w:vAlign w:val="center"/>
                </w:tcPr>
                <w:p w14:paraId="38855435">
                  <w:pPr>
                    <w:keepNext w:val="0"/>
                    <w:keepLines w:val="0"/>
                    <w:widowControl/>
                    <w:suppressLineNumbers w:val="0"/>
                    <w:jc w:val="center"/>
                    <w:textAlignment w:val="center"/>
                    <w:rPr>
                      <w:del w:id="1065" w:author="WPS_1704800824" w:date="2026-04-20T10:12:55Z"/>
                      <w:rFonts w:hint="default" w:ascii="Times New Roman" w:hAnsi="Times New Roman" w:cs="Times New Roman"/>
                      <w:color w:val="auto"/>
                      <w:sz w:val="21"/>
                      <w:szCs w:val="21"/>
                      <w:highlight w:val="none"/>
                    </w:rPr>
                  </w:pPr>
                  <w:del w:id="1066" w:author="WPS_1704800824" w:date="2026-04-20T10:12:55Z">
                    <w:r>
                      <w:rPr>
                        <w:rFonts w:hint="eastAsia" w:ascii="SimSun" w:hAnsi="SimSun" w:eastAsia="SimSun" w:cs="SimSun"/>
                        <w:i w:val="0"/>
                        <w:iCs w:val="0"/>
                        <w:color w:val="auto"/>
                        <w:kern w:val="0"/>
                        <w:sz w:val="21"/>
                        <w:szCs w:val="21"/>
                        <w:highlight w:val="none"/>
                        <w:u w:val="none"/>
                        <w:lang w:val="en-US" w:eastAsia="zh-CN" w:bidi="ar"/>
                      </w:rPr>
                      <w:delText xml:space="preserve">11 </w:delText>
                    </w:r>
                  </w:del>
                </w:p>
              </w:tc>
              <w:tc>
                <w:tcPr>
                  <w:tcW w:w="680" w:type="dxa"/>
                  <w:noWrap w:val="0"/>
                  <w:vAlign w:val="center"/>
                </w:tcPr>
                <w:p w14:paraId="78EFD89B">
                  <w:pPr>
                    <w:keepNext w:val="0"/>
                    <w:keepLines w:val="0"/>
                    <w:widowControl/>
                    <w:suppressLineNumbers w:val="0"/>
                    <w:jc w:val="center"/>
                    <w:textAlignment w:val="center"/>
                    <w:rPr>
                      <w:del w:id="1067" w:author="WPS_1704800824" w:date="2026-04-20T10:12:55Z"/>
                      <w:rFonts w:hint="default" w:ascii="Times New Roman" w:hAnsi="Times New Roman" w:cs="Times New Roman"/>
                      <w:color w:val="auto"/>
                      <w:sz w:val="21"/>
                      <w:szCs w:val="21"/>
                      <w:highlight w:val="none"/>
                    </w:rPr>
                  </w:pPr>
                  <w:del w:id="1068" w:author="WPS_1704800824" w:date="2026-04-20T10:12:55Z">
                    <w:r>
                      <w:rPr>
                        <w:rFonts w:hint="eastAsia" w:ascii="SimSun" w:hAnsi="SimSun" w:eastAsia="SimSun" w:cs="SimSun"/>
                        <w:i w:val="0"/>
                        <w:iCs w:val="0"/>
                        <w:color w:val="auto"/>
                        <w:kern w:val="0"/>
                        <w:sz w:val="21"/>
                        <w:szCs w:val="21"/>
                        <w:highlight w:val="none"/>
                        <w:u w:val="none"/>
                        <w:lang w:val="en-US" w:eastAsia="zh-CN" w:bidi="ar"/>
                      </w:rPr>
                      <w:delText xml:space="preserve">17 </w:delText>
                    </w:r>
                  </w:del>
                </w:p>
              </w:tc>
              <w:tc>
                <w:tcPr>
                  <w:tcW w:w="680" w:type="dxa"/>
                  <w:noWrap w:val="0"/>
                  <w:vAlign w:val="center"/>
                </w:tcPr>
                <w:p w14:paraId="200AF59B">
                  <w:pPr>
                    <w:keepNext w:val="0"/>
                    <w:keepLines w:val="0"/>
                    <w:widowControl/>
                    <w:suppressLineNumbers w:val="0"/>
                    <w:jc w:val="center"/>
                    <w:textAlignment w:val="center"/>
                    <w:rPr>
                      <w:del w:id="1069" w:author="WPS_1704800824" w:date="2026-04-20T10:12:55Z"/>
                      <w:rFonts w:hint="default" w:ascii="Times New Roman" w:hAnsi="Times New Roman" w:cs="Times New Roman"/>
                      <w:color w:val="auto"/>
                      <w:sz w:val="21"/>
                      <w:szCs w:val="21"/>
                      <w:highlight w:val="none"/>
                    </w:rPr>
                  </w:pPr>
                  <w:del w:id="1070" w:author="WPS_1704800824" w:date="2026-04-20T10:12:55Z">
                    <w:r>
                      <w:rPr>
                        <w:rFonts w:hint="eastAsia" w:ascii="SimSun" w:hAnsi="SimSun" w:eastAsia="SimSun" w:cs="SimSun"/>
                        <w:i w:val="0"/>
                        <w:iCs w:val="0"/>
                        <w:color w:val="auto"/>
                        <w:kern w:val="0"/>
                        <w:sz w:val="21"/>
                        <w:szCs w:val="21"/>
                        <w:highlight w:val="none"/>
                        <w:u w:val="none"/>
                        <w:lang w:val="en-US" w:eastAsia="zh-CN" w:bidi="ar"/>
                      </w:rPr>
                      <w:delText xml:space="preserve">24 </w:delText>
                    </w:r>
                  </w:del>
                </w:p>
              </w:tc>
              <w:tc>
                <w:tcPr>
                  <w:tcW w:w="680" w:type="dxa"/>
                  <w:noWrap w:val="0"/>
                  <w:vAlign w:val="center"/>
                </w:tcPr>
                <w:p w14:paraId="43397494">
                  <w:pPr>
                    <w:keepNext w:val="0"/>
                    <w:keepLines w:val="0"/>
                    <w:widowControl/>
                    <w:suppressLineNumbers w:val="0"/>
                    <w:jc w:val="center"/>
                    <w:textAlignment w:val="center"/>
                    <w:rPr>
                      <w:del w:id="1071" w:author="WPS_1704800824" w:date="2026-04-20T10:12:55Z"/>
                      <w:rFonts w:hint="default" w:ascii="Times New Roman" w:hAnsi="Times New Roman" w:cs="Times New Roman"/>
                      <w:color w:val="auto"/>
                      <w:sz w:val="21"/>
                      <w:szCs w:val="21"/>
                      <w:highlight w:val="none"/>
                    </w:rPr>
                  </w:pPr>
                  <w:del w:id="1072" w:author="WPS_1704800824" w:date="2026-04-20T10:12:55Z">
                    <w:r>
                      <w:rPr>
                        <w:rFonts w:hint="eastAsia" w:ascii="SimSun" w:hAnsi="SimSun" w:eastAsia="SimSun" w:cs="SimSun"/>
                        <w:i w:val="0"/>
                        <w:iCs w:val="0"/>
                        <w:color w:val="auto"/>
                        <w:kern w:val="0"/>
                        <w:sz w:val="21"/>
                        <w:szCs w:val="21"/>
                        <w:highlight w:val="none"/>
                        <w:u w:val="none"/>
                        <w:lang w:val="en-US" w:eastAsia="zh-CN" w:bidi="ar"/>
                      </w:rPr>
                      <w:delText xml:space="preserve">30 </w:delText>
                    </w:r>
                  </w:del>
                </w:p>
              </w:tc>
            </w:tr>
            <w:tr w14:paraId="1FAC4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del w:id="1073" w:author="WPS_1704800824" w:date="2026-04-20T10:12:55Z"/>
              </w:trPr>
              <w:tc>
                <w:tcPr>
                  <w:tcW w:w="993" w:type="dxa"/>
                  <w:noWrap w:val="0"/>
                  <w:vAlign w:val="center"/>
                </w:tcPr>
                <w:p w14:paraId="18EC6569">
                  <w:pPr>
                    <w:pStyle w:val="53"/>
                    <w:spacing w:before="32" w:line="219" w:lineRule="auto"/>
                    <w:ind w:left="84"/>
                    <w:jc w:val="center"/>
                    <w:rPr>
                      <w:del w:id="1074" w:author="WPS_1704800824" w:date="2026-04-20T10:12:55Z"/>
                      <w:rFonts w:hint="default" w:ascii="Times New Roman" w:hAnsi="Times New Roman" w:cs="Times New Roman"/>
                      <w:color w:val="auto"/>
                      <w:sz w:val="21"/>
                      <w:szCs w:val="21"/>
                      <w:highlight w:val="none"/>
                      <w:vertAlign w:val="baseline"/>
                      <w:lang w:val="en-US" w:eastAsia="zh-CN"/>
                    </w:rPr>
                  </w:pPr>
                  <w:del w:id="1075" w:author="WPS_1704800824" w:date="2026-04-20T10:12:55Z">
                    <w:r>
                      <w:rPr>
                        <w:rFonts w:hint="default" w:ascii="Times New Roman" w:hAnsi="Times New Roman" w:cs="Times New Roman"/>
                        <w:color w:val="auto"/>
                        <w:sz w:val="21"/>
                        <w:szCs w:val="21"/>
                        <w:highlight w:val="none"/>
                        <w:vertAlign w:val="baseline"/>
                        <w:lang w:val="en-US" w:eastAsia="zh-CN"/>
                      </w:rPr>
                      <w:delText>YA</w:delText>
                    </w:r>
                  </w:del>
                  <w:del w:id="1076" w:author="WPS_1704800824" w:date="2026-04-20T10:12:55Z">
                    <w:r>
                      <w:rPr>
                        <w:rFonts w:hint="eastAsia" w:ascii="Times New Roman" w:hAnsi="Times New Roman" w:cs="Times New Roman"/>
                        <w:color w:val="auto"/>
                        <w:sz w:val="21"/>
                        <w:szCs w:val="21"/>
                        <w:highlight w:val="none"/>
                        <w:vertAlign w:val="baseline"/>
                        <w:lang w:val="en-US" w:eastAsia="zh-CN"/>
                      </w:rPr>
                      <w:delText>7</w:delText>
                    </w:r>
                  </w:del>
                  <w:del w:id="1077" w:author="WPS_1704800824" w:date="2026-04-20T10:12:55Z">
                    <w:r>
                      <w:rPr>
                        <w:rFonts w:hint="default" w:ascii="Times New Roman" w:hAnsi="Times New Roman" w:cs="Times New Roman"/>
                        <w:color w:val="auto"/>
                        <w:sz w:val="21"/>
                        <w:szCs w:val="21"/>
                        <w:highlight w:val="none"/>
                        <w:vertAlign w:val="baseline"/>
                        <w:lang w:val="en-US" w:eastAsia="zh-CN"/>
                      </w:rPr>
                      <w:delText>0</w:delText>
                    </w:r>
                  </w:del>
                  <w:del w:id="1078" w:author="WPS_1704800824" w:date="2026-04-20T10:12:55Z">
                    <w:r>
                      <w:rPr>
                        <w:rFonts w:hint="eastAsia" w:ascii="Times New Roman" w:hAnsi="Times New Roman" w:cs="Times New Roman"/>
                        <w:color w:val="auto"/>
                        <w:sz w:val="21"/>
                        <w:szCs w:val="21"/>
                        <w:highlight w:val="none"/>
                        <w:vertAlign w:val="baseline"/>
                        <w:lang w:val="en-US" w:eastAsia="zh-CN"/>
                      </w:rPr>
                      <w:delText>Pro</w:delText>
                    </w:r>
                  </w:del>
                </w:p>
              </w:tc>
              <w:tc>
                <w:tcPr>
                  <w:tcW w:w="2057" w:type="dxa"/>
                  <w:noWrap w:val="0"/>
                  <w:vAlign w:val="center"/>
                </w:tcPr>
                <w:p w14:paraId="4C4A2029">
                  <w:pPr>
                    <w:pStyle w:val="53"/>
                    <w:spacing w:before="32" w:line="219" w:lineRule="auto"/>
                    <w:ind w:left="84"/>
                    <w:jc w:val="center"/>
                    <w:rPr>
                      <w:del w:id="1079" w:author="WPS_1704800824" w:date="2026-04-20T10:12:55Z"/>
                      <w:rFonts w:hint="default" w:ascii="Times New Roman" w:hAnsi="Times New Roman" w:cs="Times New Roman"/>
                      <w:b w:val="0"/>
                      <w:bCs w:val="0"/>
                      <w:color w:val="auto"/>
                      <w:spacing w:val="2"/>
                      <w:sz w:val="21"/>
                      <w:szCs w:val="21"/>
                      <w:highlight w:val="none"/>
                    </w:rPr>
                  </w:pPr>
                  <w:del w:id="1080" w:author="WPS_1704800824" w:date="2026-04-20T10:12:55Z">
                    <w:r>
                      <w:rPr>
                        <w:rFonts w:hint="default" w:ascii="Times New Roman" w:hAnsi="Times New Roman" w:cs="Times New Roman"/>
                        <w:b w:val="0"/>
                        <w:bCs w:val="0"/>
                        <w:color w:val="auto"/>
                        <w:spacing w:val="2"/>
                        <w:sz w:val="21"/>
                        <w:szCs w:val="21"/>
                        <w:highlight w:val="none"/>
                      </w:rPr>
                      <w:delText>患者连接口</w:delText>
                    </w:r>
                  </w:del>
                  <w:del w:id="1081" w:author="WPS_1704800824" w:date="2026-04-20T10:12:55Z">
                    <w:r>
                      <w:rPr>
                        <w:rFonts w:hint="default" w:ascii="Times New Roman" w:hAnsi="Times New Roman" w:cs="Times New Roman"/>
                        <w:b w:val="0"/>
                        <w:bCs w:val="0"/>
                        <w:color w:val="auto"/>
                        <w:spacing w:val="-4"/>
                        <w:sz w:val="21"/>
                        <w:szCs w:val="21"/>
                        <w:highlight w:val="none"/>
                      </w:rPr>
                      <w:delText>平均流量</w:delText>
                    </w:r>
                  </w:del>
                  <w:del w:id="1082" w:author="WPS_1704800824" w:date="2026-04-20T10:12:55Z">
                    <w:r>
                      <w:rPr>
                        <w:rFonts w:hint="eastAsia" w:ascii="Times New Roman" w:hAnsi="Times New Roman" w:cs="Times New Roman"/>
                        <w:b w:val="0"/>
                        <w:bCs w:val="0"/>
                        <w:color w:val="auto"/>
                        <w:spacing w:val="-8"/>
                        <w:sz w:val="21"/>
                        <w:szCs w:val="21"/>
                        <w:highlight w:val="none"/>
                        <w:lang w:eastAsia="zh-CN"/>
                      </w:rPr>
                      <w:delText>（</w:delText>
                    </w:r>
                  </w:del>
                  <w:del w:id="1083" w:author="WPS_1704800824" w:date="2026-04-20T10:12:55Z">
                    <w:r>
                      <w:rPr>
                        <w:rFonts w:hint="default" w:ascii="Times New Roman" w:hAnsi="Times New Roman" w:cs="Times New Roman"/>
                        <w:b w:val="0"/>
                        <w:bCs w:val="0"/>
                        <w:color w:val="auto"/>
                        <w:spacing w:val="-8"/>
                        <w:sz w:val="21"/>
                        <w:szCs w:val="21"/>
                        <w:highlight w:val="none"/>
                      </w:rPr>
                      <w:delText>L/min</w:delText>
                    </w:r>
                  </w:del>
                  <w:del w:id="1084" w:author="WPS_1704800824" w:date="2026-04-20T10:12:55Z">
                    <w:r>
                      <w:rPr>
                        <w:rFonts w:hint="eastAsia" w:ascii="Times New Roman" w:hAnsi="Times New Roman" w:cs="Times New Roman"/>
                        <w:b w:val="0"/>
                        <w:bCs w:val="0"/>
                        <w:color w:val="auto"/>
                        <w:spacing w:val="-8"/>
                        <w:sz w:val="21"/>
                        <w:szCs w:val="21"/>
                        <w:highlight w:val="none"/>
                        <w:lang w:eastAsia="zh-CN"/>
                      </w:rPr>
                      <w:delText>）</w:delText>
                    </w:r>
                  </w:del>
                </w:p>
              </w:tc>
              <w:tc>
                <w:tcPr>
                  <w:tcW w:w="680" w:type="dxa"/>
                  <w:noWrap w:val="0"/>
                  <w:vAlign w:val="center"/>
                </w:tcPr>
                <w:p w14:paraId="306CCA00">
                  <w:pPr>
                    <w:pStyle w:val="53"/>
                    <w:spacing w:before="69" w:line="183" w:lineRule="auto"/>
                    <w:jc w:val="center"/>
                    <w:rPr>
                      <w:del w:id="1085" w:author="WPS_1704800824" w:date="2026-04-20T10:12:55Z"/>
                      <w:rFonts w:hint="eastAsia" w:ascii="SimSun" w:hAnsi="SimSun" w:eastAsia="SimSun" w:cs="SimSun"/>
                      <w:i w:val="0"/>
                      <w:iCs w:val="0"/>
                      <w:color w:val="auto"/>
                      <w:kern w:val="0"/>
                      <w:sz w:val="21"/>
                      <w:szCs w:val="21"/>
                      <w:highlight w:val="none"/>
                      <w:u w:val="none"/>
                      <w:lang w:val="en-US" w:eastAsia="zh-CN" w:bidi="ar"/>
                    </w:rPr>
                  </w:pPr>
                  <w:del w:id="1086" w:author="WPS_1704800824" w:date="2026-04-20T10:12:55Z">
                    <w:r>
                      <w:rPr>
                        <w:rFonts w:hint="eastAsia" w:ascii="Times New Roman" w:hAnsi="Times New Roman" w:cs="Times New Roman"/>
                        <w:color w:val="auto"/>
                        <w:sz w:val="21"/>
                        <w:szCs w:val="21"/>
                        <w:highlight w:val="none"/>
                        <w:lang w:val="en-US" w:eastAsia="zh-CN"/>
                      </w:rPr>
                      <w:delText>85</w:delText>
                    </w:r>
                  </w:del>
                </w:p>
              </w:tc>
              <w:tc>
                <w:tcPr>
                  <w:tcW w:w="680" w:type="dxa"/>
                  <w:noWrap w:val="0"/>
                  <w:vAlign w:val="center"/>
                </w:tcPr>
                <w:p w14:paraId="1A1FF5F2">
                  <w:pPr>
                    <w:pStyle w:val="53"/>
                    <w:spacing w:before="69" w:line="183" w:lineRule="auto"/>
                    <w:jc w:val="center"/>
                    <w:rPr>
                      <w:del w:id="1087" w:author="WPS_1704800824" w:date="2026-04-20T10:12:55Z"/>
                      <w:rFonts w:hint="default" w:ascii="SimSun" w:hAnsi="SimSun" w:eastAsia="SimSun" w:cs="SimSun"/>
                      <w:i w:val="0"/>
                      <w:iCs w:val="0"/>
                      <w:color w:val="auto"/>
                      <w:kern w:val="0"/>
                      <w:sz w:val="21"/>
                      <w:szCs w:val="21"/>
                      <w:highlight w:val="none"/>
                      <w:u w:val="none"/>
                      <w:lang w:val="en-US" w:eastAsia="zh-CN" w:bidi="ar"/>
                    </w:rPr>
                  </w:pPr>
                  <w:del w:id="1088" w:author="WPS_1704800824" w:date="2026-04-20T10:12:55Z">
                    <w:r>
                      <w:rPr>
                        <w:rFonts w:hint="eastAsia" w:cs="SimSun"/>
                        <w:i w:val="0"/>
                        <w:iCs w:val="0"/>
                        <w:color w:val="auto"/>
                        <w:kern w:val="0"/>
                        <w:sz w:val="21"/>
                        <w:szCs w:val="21"/>
                        <w:highlight w:val="none"/>
                        <w:u w:val="none"/>
                        <w:lang w:val="en-US" w:eastAsia="zh-CN" w:bidi="ar"/>
                      </w:rPr>
                      <w:delText>160</w:delText>
                    </w:r>
                  </w:del>
                </w:p>
              </w:tc>
              <w:tc>
                <w:tcPr>
                  <w:tcW w:w="680" w:type="dxa"/>
                  <w:noWrap w:val="0"/>
                  <w:vAlign w:val="center"/>
                </w:tcPr>
                <w:p w14:paraId="55DCB559">
                  <w:pPr>
                    <w:pStyle w:val="53"/>
                    <w:spacing w:before="69" w:line="183" w:lineRule="auto"/>
                    <w:jc w:val="center"/>
                    <w:rPr>
                      <w:del w:id="1089" w:author="WPS_1704800824" w:date="2026-04-20T10:12:55Z"/>
                      <w:rFonts w:hint="default" w:ascii="SimSun" w:hAnsi="SimSun" w:eastAsia="SimSun" w:cs="SimSun"/>
                      <w:i w:val="0"/>
                      <w:iCs w:val="0"/>
                      <w:color w:val="auto"/>
                      <w:kern w:val="0"/>
                      <w:sz w:val="21"/>
                      <w:szCs w:val="21"/>
                      <w:highlight w:val="none"/>
                      <w:u w:val="none"/>
                      <w:lang w:val="en-US" w:eastAsia="zh-CN" w:bidi="ar"/>
                    </w:rPr>
                  </w:pPr>
                  <w:del w:id="1090" w:author="WPS_1704800824" w:date="2026-04-20T10:12:55Z">
                    <w:r>
                      <w:rPr>
                        <w:rFonts w:hint="eastAsia" w:cs="SimSun"/>
                        <w:i w:val="0"/>
                        <w:iCs w:val="0"/>
                        <w:color w:val="auto"/>
                        <w:kern w:val="0"/>
                        <w:sz w:val="21"/>
                        <w:szCs w:val="21"/>
                        <w:highlight w:val="none"/>
                        <w:u w:val="none"/>
                        <w:lang w:val="en-US" w:eastAsia="zh-CN" w:bidi="ar"/>
                      </w:rPr>
                      <w:delText>155</w:delText>
                    </w:r>
                  </w:del>
                </w:p>
              </w:tc>
              <w:tc>
                <w:tcPr>
                  <w:tcW w:w="680" w:type="dxa"/>
                  <w:noWrap w:val="0"/>
                  <w:vAlign w:val="center"/>
                </w:tcPr>
                <w:p w14:paraId="673B0562">
                  <w:pPr>
                    <w:pStyle w:val="53"/>
                    <w:spacing w:before="69" w:line="183" w:lineRule="auto"/>
                    <w:jc w:val="center"/>
                    <w:rPr>
                      <w:del w:id="1091" w:author="WPS_1704800824" w:date="2026-04-20T10:12:55Z"/>
                      <w:rFonts w:hint="default" w:ascii="SimSun" w:hAnsi="SimSun" w:eastAsia="SimSun" w:cs="SimSun"/>
                      <w:i w:val="0"/>
                      <w:iCs w:val="0"/>
                      <w:color w:val="auto"/>
                      <w:kern w:val="0"/>
                      <w:sz w:val="21"/>
                      <w:szCs w:val="21"/>
                      <w:highlight w:val="none"/>
                      <w:u w:val="none"/>
                      <w:lang w:val="en-US" w:eastAsia="zh-CN" w:bidi="ar"/>
                    </w:rPr>
                  </w:pPr>
                  <w:del w:id="1092" w:author="WPS_1704800824" w:date="2026-04-20T10:12:55Z">
                    <w:r>
                      <w:rPr>
                        <w:rFonts w:hint="eastAsia" w:cs="SimSun"/>
                        <w:i w:val="0"/>
                        <w:iCs w:val="0"/>
                        <w:color w:val="auto"/>
                        <w:kern w:val="0"/>
                        <w:sz w:val="21"/>
                        <w:szCs w:val="21"/>
                        <w:highlight w:val="none"/>
                        <w:u w:val="none"/>
                        <w:lang w:val="en-US" w:eastAsia="zh-CN" w:bidi="ar"/>
                      </w:rPr>
                      <w:delText>130</w:delText>
                    </w:r>
                  </w:del>
                </w:p>
              </w:tc>
              <w:tc>
                <w:tcPr>
                  <w:tcW w:w="680" w:type="dxa"/>
                  <w:noWrap w:val="0"/>
                  <w:vAlign w:val="center"/>
                </w:tcPr>
                <w:p w14:paraId="7D6FF3F6">
                  <w:pPr>
                    <w:spacing w:before="69" w:line="183" w:lineRule="auto"/>
                    <w:jc w:val="center"/>
                    <w:rPr>
                      <w:del w:id="1093" w:author="WPS_1704800824" w:date="2026-04-20T10:12:55Z"/>
                      <w:rFonts w:hint="default" w:ascii="SimSun" w:hAnsi="SimSun" w:eastAsia="SimSun" w:cs="SimSun"/>
                      <w:i w:val="0"/>
                      <w:iCs w:val="0"/>
                      <w:color w:val="auto"/>
                      <w:kern w:val="0"/>
                      <w:sz w:val="21"/>
                      <w:szCs w:val="21"/>
                      <w:highlight w:val="none"/>
                      <w:u w:val="none"/>
                      <w:lang w:val="en-US" w:eastAsia="zh-CN" w:bidi="ar"/>
                    </w:rPr>
                  </w:pPr>
                  <w:del w:id="1094" w:author="WPS_1704800824" w:date="2026-04-20T10:12:55Z">
                    <w:r>
                      <w:rPr>
                        <w:rFonts w:hint="eastAsia" w:ascii="SimSun" w:hAnsi="SimSun" w:eastAsia="SimSun" w:cs="SimSun"/>
                        <w:i w:val="0"/>
                        <w:iCs w:val="0"/>
                        <w:color w:val="auto"/>
                        <w:kern w:val="0"/>
                        <w:sz w:val="21"/>
                        <w:szCs w:val="21"/>
                        <w:highlight w:val="none"/>
                        <w:u w:val="none"/>
                        <w:lang w:val="en-US" w:eastAsia="zh-CN" w:bidi="ar"/>
                      </w:rPr>
                      <w:delText>100</w:delText>
                    </w:r>
                  </w:del>
                </w:p>
              </w:tc>
            </w:tr>
          </w:tbl>
          <w:p w14:paraId="2D622D80">
            <w:pPr>
              <w:rPr>
                <w:rFonts w:hint="default" w:ascii="Times New Roman" w:hAnsi="Times New Roman" w:cs="Times New Roman"/>
                <w:color w:val="auto"/>
                <w:highlight w:val="none"/>
              </w:rPr>
            </w:pPr>
          </w:p>
        </w:tc>
      </w:tr>
      <w:tr w14:paraId="196E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191D677B">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静态压力稳定度</w:t>
            </w:r>
          </w:p>
        </w:tc>
        <w:tc>
          <w:tcPr>
            <w:tcW w:w="6673" w:type="dxa"/>
            <w:vAlign w:val="center"/>
          </w:tcPr>
          <w:p w14:paraId="5F9224DF">
            <w:pPr>
              <w:rPr>
                <w:rFonts w:hint="default" w:ascii="Times New Roman" w:hAnsi="Times New Roman" w:cs="Times New Roman"/>
                <w:color w:val="auto"/>
                <w:highlight w:val="none"/>
              </w:rPr>
            </w:pPr>
            <w:r>
              <w:rPr>
                <w:rFonts w:hint="default" w:ascii="Times New Roman" w:hAnsi="Times New Roman" w:cs="Times New Roman"/>
                <w:color w:val="auto"/>
                <w:highlight w:val="none"/>
              </w:rPr>
              <w:t>±（0.4hPa+设定压力的0.5%）</w:t>
            </w:r>
          </w:p>
        </w:tc>
      </w:tr>
      <w:tr w14:paraId="167B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301C15FD">
            <w:pPr>
              <w:jc w:val="center"/>
              <w:rPr>
                <w:rFonts w:hint="default" w:ascii="Times New Roman" w:hAnsi="Times New Roman" w:cs="Times New Roman"/>
                <w:color w:val="auto"/>
                <w:highlight w:val="none"/>
              </w:rPr>
            </w:pPr>
            <w:r>
              <w:rPr>
                <w:rFonts w:hint="default" w:ascii="Times New Roman" w:hAnsi="Times New Roman" w:cs="Times New Roman"/>
                <w:color w:val="auto"/>
                <w:highlight w:val="yellow"/>
              </w:rPr>
              <w:t>动态压力稳定度</w:t>
            </w:r>
          </w:p>
        </w:tc>
        <w:tc>
          <w:tcPr>
            <w:tcW w:w="6673" w:type="dxa"/>
            <w:vAlign w:val="center"/>
          </w:tcPr>
          <w:p w14:paraId="040BB87A">
            <w:pPr>
              <w:rPr>
                <w:rFonts w:hint="default" w:ascii="Times New Roman" w:hAnsi="Times New Roman" w:cs="Times New Roman"/>
                <w:color w:val="auto"/>
                <w:highlight w:val="none"/>
              </w:rPr>
            </w:pPr>
            <w:r>
              <w:rPr>
                <w:rFonts w:hint="default" w:ascii="Times New Roman" w:hAnsi="Times New Roman" w:cs="Times New Roman"/>
                <w:color w:val="auto"/>
                <w:highlight w:val="none"/>
              </w:rPr>
              <w:t>单水平气道正压模式：</w:t>
            </w:r>
          </w:p>
          <w:p w14:paraId="40EAAE3A">
            <w:pPr>
              <w:rPr>
                <w:rFonts w:hint="default" w:ascii="Times New Roman" w:hAnsi="Times New Roman" w:cs="Times New Roman"/>
                <w:color w:val="auto"/>
                <w:highlight w:val="none"/>
              </w:rPr>
            </w:pPr>
            <w:r>
              <w:rPr>
                <w:rFonts w:hint="default" w:ascii="Times New Roman" w:hAnsi="Times New Roman" w:cs="Times New Roman"/>
                <w:color w:val="auto"/>
                <w:highlight w:val="none"/>
              </w:rPr>
              <w:t>CPAP为±（0.5hPa+设定压力的5%）</w:t>
            </w:r>
          </w:p>
          <w:p w14:paraId="368FD7C0">
            <w:pPr>
              <w:rPr>
                <w:rFonts w:hint="eastAsia" w:cs="Times New Roman"/>
                <w:color w:val="auto"/>
                <w:highlight w:val="none"/>
                <w:lang w:eastAsia="zh-CN"/>
              </w:rPr>
            </w:pPr>
            <w:r>
              <w:rPr>
                <w:rFonts w:hint="default" w:ascii="Times New Roman" w:hAnsi="Times New Roman" w:cs="Times New Roman"/>
                <w:color w:val="auto"/>
                <w:highlight w:val="none"/>
              </w:rPr>
              <w:t>双水平气道正压模式</w:t>
            </w:r>
            <w:r>
              <w:rPr>
                <w:rFonts w:hint="eastAsia" w:cs="Times New Roman"/>
                <w:color w:val="auto"/>
                <w:highlight w:val="none"/>
                <w:lang w:eastAsia="zh-CN"/>
              </w:rPr>
              <w: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1375"/>
              <w:gridCol w:w="1100"/>
              <w:gridCol w:w="1200"/>
              <w:gridCol w:w="1137"/>
              <w:gridCol w:w="1104"/>
            </w:tblGrid>
            <w:tr w14:paraId="1CED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gridSpan w:val="2"/>
                  <w:vMerge w:val="restart"/>
                  <w:vAlign w:val="center"/>
                </w:tcPr>
                <w:p w14:paraId="5218E489">
                  <w:pPr>
                    <w:spacing w:line="240" w:lineRule="auto"/>
                    <w:jc w:val="center"/>
                    <w:rPr>
                      <w:rFonts w:hint="eastAsia" w:cs="Times New Roman"/>
                      <w:color w:val="auto"/>
                      <w:highlight w:val="none"/>
                      <w:vertAlign w:val="baseline"/>
                      <w:lang w:eastAsia="zh-CN"/>
                    </w:rPr>
                  </w:pPr>
                </w:p>
                <w:p w14:paraId="5AB66988">
                  <w:pPr>
                    <w:bidi w:val="0"/>
                    <w:spacing w:line="240" w:lineRule="auto"/>
                    <w:jc w:val="center"/>
                    <w:rPr>
                      <w:rFonts w:hint="default" w:ascii="Times New Roman" w:hAnsi="Times New Roman" w:eastAsia="SimSun" w:cs="Times New Roman"/>
                      <w:color w:val="auto"/>
                      <w:kern w:val="2"/>
                      <w:sz w:val="24"/>
                      <w:szCs w:val="24"/>
                      <w:highlight w:val="none"/>
                      <w:lang w:val="en-US" w:eastAsia="zh-CN" w:bidi="ar-SA"/>
                    </w:rPr>
                  </w:pPr>
                  <w:r>
                    <w:rPr>
                      <w:rFonts w:hint="eastAsia" w:cs="Times New Roman"/>
                      <w:color w:val="auto"/>
                      <w:kern w:val="2"/>
                      <w:sz w:val="24"/>
                      <w:szCs w:val="24"/>
                      <w:highlight w:val="none"/>
                      <w:lang w:val="en-US" w:eastAsia="zh-CN" w:bidi="ar-SA"/>
                    </w:rPr>
                    <w:t>压力</w:t>
                  </w:r>
                </w:p>
              </w:tc>
              <w:tc>
                <w:tcPr>
                  <w:tcW w:w="2300" w:type="dxa"/>
                  <w:gridSpan w:val="2"/>
                  <w:vAlign w:val="center"/>
                </w:tcPr>
                <w:p w14:paraId="3EA18F33">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吸气压</w:t>
                  </w:r>
                </w:p>
              </w:tc>
              <w:tc>
                <w:tcPr>
                  <w:tcW w:w="2241" w:type="dxa"/>
                  <w:gridSpan w:val="2"/>
                  <w:vAlign w:val="center"/>
                </w:tcPr>
                <w:p w14:paraId="64A336D9">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呼气压</w:t>
                  </w:r>
                </w:p>
              </w:tc>
            </w:tr>
            <w:tr w14:paraId="235E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gridSpan w:val="2"/>
                  <w:vMerge w:val="continue"/>
                  <w:vAlign w:val="center"/>
                </w:tcPr>
                <w:p w14:paraId="0C27AD83">
                  <w:pPr>
                    <w:spacing w:line="240" w:lineRule="auto"/>
                    <w:jc w:val="center"/>
                    <w:rPr>
                      <w:rFonts w:hint="eastAsia" w:cs="Times New Roman"/>
                      <w:color w:val="auto"/>
                      <w:highlight w:val="none"/>
                      <w:vertAlign w:val="baseline"/>
                      <w:lang w:eastAsia="zh-CN"/>
                    </w:rPr>
                  </w:pPr>
                </w:p>
              </w:tc>
              <w:tc>
                <w:tcPr>
                  <w:tcW w:w="1100" w:type="dxa"/>
                  <w:vAlign w:val="center"/>
                </w:tcPr>
                <w:p w14:paraId="2CADAB80">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＜10hPa</w:t>
                  </w:r>
                </w:p>
              </w:tc>
              <w:tc>
                <w:tcPr>
                  <w:tcW w:w="1200" w:type="dxa"/>
                  <w:vAlign w:val="center"/>
                </w:tcPr>
                <w:p w14:paraId="2C74AB30">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≥10hPa至30hPa</w:t>
                  </w:r>
                </w:p>
              </w:tc>
              <w:tc>
                <w:tcPr>
                  <w:tcW w:w="1137" w:type="dxa"/>
                  <w:vAlign w:val="center"/>
                </w:tcPr>
                <w:p w14:paraId="3CA3A3E1">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＜10hPa</w:t>
                  </w:r>
                </w:p>
              </w:tc>
              <w:tc>
                <w:tcPr>
                  <w:tcW w:w="1104" w:type="dxa"/>
                  <w:vAlign w:val="center"/>
                </w:tcPr>
                <w:p w14:paraId="115C8440">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≥10hPa至25hPa</w:t>
                  </w:r>
                </w:p>
              </w:tc>
            </w:tr>
            <w:tr w14:paraId="5A5E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vMerge w:val="restart"/>
                  <w:vAlign w:val="center"/>
                </w:tcPr>
                <w:p w14:paraId="3157E31B">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10BPM</w:t>
                  </w:r>
                </w:p>
              </w:tc>
              <w:tc>
                <w:tcPr>
                  <w:tcW w:w="1375" w:type="dxa"/>
                  <w:vAlign w:val="center"/>
                </w:tcPr>
                <w:p w14:paraId="42E7975D">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最大平均偏差（hPa）</w:t>
                  </w:r>
                </w:p>
              </w:tc>
              <w:tc>
                <w:tcPr>
                  <w:tcW w:w="1100" w:type="dxa"/>
                  <w:vAlign w:val="center"/>
                </w:tcPr>
                <w:p w14:paraId="0A3053F8">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±0.5</w:t>
                  </w:r>
                </w:p>
              </w:tc>
              <w:tc>
                <w:tcPr>
                  <w:tcW w:w="1200" w:type="dxa"/>
                  <w:vAlign w:val="center"/>
                </w:tcPr>
                <w:p w14:paraId="3BA6127D">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±0.75</w:t>
                  </w:r>
                </w:p>
              </w:tc>
              <w:tc>
                <w:tcPr>
                  <w:tcW w:w="1137" w:type="dxa"/>
                  <w:vAlign w:val="center"/>
                </w:tcPr>
                <w:p w14:paraId="05636B28">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±0.85</w:t>
                  </w:r>
                </w:p>
              </w:tc>
              <w:tc>
                <w:tcPr>
                  <w:tcW w:w="1104" w:type="dxa"/>
                  <w:vAlign w:val="center"/>
                </w:tcPr>
                <w:p w14:paraId="5FE26F7F">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±1.2</w:t>
                  </w:r>
                </w:p>
              </w:tc>
            </w:tr>
            <w:tr w14:paraId="5025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vMerge w:val="continue"/>
                  <w:vAlign w:val="center"/>
                </w:tcPr>
                <w:p w14:paraId="2E89367E">
                  <w:pPr>
                    <w:spacing w:line="240" w:lineRule="auto"/>
                    <w:jc w:val="center"/>
                    <w:rPr>
                      <w:rFonts w:hint="eastAsia" w:cs="Times New Roman"/>
                      <w:color w:val="auto"/>
                      <w:highlight w:val="none"/>
                      <w:vertAlign w:val="baseline"/>
                      <w:lang w:eastAsia="zh-CN"/>
                    </w:rPr>
                  </w:pPr>
                </w:p>
              </w:tc>
              <w:tc>
                <w:tcPr>
                  <w:tcW w:w="1375" w:type="dxa"/>
                  <w:vAlign w:val="center"/>
                </w:tcPr>
                <w:p w14:paraId="72BC7606">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最大标准差（hPa）</w:t>
                  </w:r>
                </w:p>
              </w:tc>
              <w:tc>
                <w:tcPr>
                  <w:tcW w:w="1100" w:type="dxa"/>
                  <w:vAlign w:val="center"/>
                </w:tcPr>
                <w:p w14:paraId="3F78E8E8">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0.03</w:t>
                  </w:r>
                </w:p>
              </w:tc>
              <w:tc>
                <w:tcPr>
                  <w:tcW w:w="1200" w:type="dxa"/>
                  <w:vAlign w:val="center"/>
                </w:tcPr>
                <w:p w14:paraId="546974E2">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0.09</w:t>
                  </w:r>
                </w:p>
              </w:tc>
              <w:tc>
                <w:tcPr>
                  <w:tcW w:w="1137" w:type="dxa"/>
                  <w:vAlign w:val="center"/>
                </w:tcPr>
                <w:p w14:paraId="2B1F491C">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0.05</w:t>
                  </w:r>
                </w:p>
              </w:tc>
              <w:tc>
                <w:tcPr>
                  <w:tcW w:w="1104" w:type="dxa"/>
                  <w:vAlign w:val="center"/>
                </w:tcPr>
                <w:p w14:paraId="109B115C">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0.09</w:t>
                  </w:r>
                </w:p>
              </w:tc>
            </w:tr>
            <w:tr w14:paraId="4DF9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vMerge w:val="restart"/>
                  <w:vAlign w:val="center"/>
                </w:tcPr>
                <w:p w14:paraId="3851CE7A">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15BPM</w:t>
                  </w:r>
                </w:p>
              </w:tc>
              <w:tc>
                <w:tcPr>
                  <w:tcW w:w="1375" w:type="dxa"/>
                  <w:shd w:val="clear" w:color="auto" w:fill="auto"/>
                  <w:vAlign w:val="center"/>
                </w:tcPr>
                <w:p w14:paraId="46165C9E">
                  <w:pPr>
                    <w:spacing w:line="240" w:lineRule="auto"/>
                    <w:jc w:val="center"/>
                    <w:rPr>
                      <w:rFonts w:hint="eastAsia" w:ascii="Times New Roman" w:hAnsi="Times New Roman" w:eastAsia="SimSun" w:cs="Times New Roman"/>
                      <w:color w:val="auto"/>
                      <w:kern w:val="2"/>
                      <w:sz w:val="24"/>
                      <w:szCs w:val="24"/>
                      <w:highlight w:val="none"/>
                      <w:vertAlign w:val="baseline"/>
                      <w:lang w:val="en-US" w:eastAsia="zh-CN" w:bidi="ar-SA"/>
                    </w:rPr>
                  </w:pPr>
                  <w:r>
                    <w:rPr>
                      <w:rFonts w:hint="eastAsia"/>
                      <w:color w:val="auto"/>
                      <w:highlight w:val="none"/>
                      <w:vertAlign w:val="baseline"/>
                      <w:lang w:val="en-US" w:eastAsia="zh-CN"/>
                    </w:rPr>
                    <w:t>最大平均偏差（hPa）</w:t>
                  </w:r>
                </w:p>
              </w:tc>
              <w:tc>
                <w:tcPr>
                  <w:tcW w:w="1100" w:type="dxa"/>
                  <w:vAlign w:val="center"/>
                </w:tcPr>
                <w:p w14:paraId="5993A16C">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±0.5</w:t>
                  </w:r>
                </w:p>
              </w:tc>
              <w:tc>
                <w:tcPr>
                  <w:tcW w:w="1200" w:type="dxa"/>
                  <w:vAlign w:val="center"/>
                </w:tcPr>
                <w:p w14:paraId="1D67C161">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±0.8</w:t>
                  </w:r>
                </w:p>
              </w:tc>
              <w:tc>
                <w:tcPr>
                  <w:tcW w:w="1137" w:type="dxa"/>
                  <w:vAlign w:val="center"/>
                </w:tcPr>
                <w:p w14:paraId="79426402">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±0.95</w:t>
                  </w:r>
                </w:p>
              </w:tc>
              <w:tc>
                <w:tcPr>
                  <w:tcW w:w="1104" w:type="dxa"/>
                  <w:vAlign w:val="center"/>
                </w:tcPr>
                <w:p w14:paraId="20F41DE8">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±1.2</w:t>
                  </w:r>
                </w:p>
              </w:tc>
            </w:tr>
            <w:tr w14:paraId="4CEA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vMerge w:val="continue"/>
                  <w:vAlign w:val="center"/>
                </w:tcPr>
                <w:p w14:paraId="3C272320">
                  <w:pPr>
                    <w:spacing w:line="240" w:lineRule="auto"/>
                    <w:jc w:val="center"/>
                    <w:rPr>
                      <w:rFonts w:hint="eastAsia" w:cs="Times New Roman"/>
                      <w:color w:val="auto"/>
                      <w:highlight w:val="none"/>
                      <w:vertAlign w:val="baseline"/>
                      <w:lang w:eastAsia="zh-CN"/>
                    </w:rPr>
                  </w:pPr>
                </w:p>
              </w:tc>
              <w:tc>
                <w:tcPr>
                  <w:tcW w:w="1375" w:type="dxa"/>
                  <w:shd w:val="clear" w:color="auto" w:fill="auto"/>
                  <w:vAlign w:val="center"/>
                </w:tcPr>
                <w:p w14:paraId="14D2C6F2">
                  <w:pPr>
                    <w:spacing w:line="240" w:lineRule="auto"/>
                    <w:jc w:val="center"/>
                    <w:rPr>
                      <w:rFonts w:hint="eastAsia" w:ascii="Times New Roman" w:hAnsi="Times New Roman" w:eastAsia="SimSun" w:cs="Times New Roman"/>
                      <w:color w:val="auto"/>
                      <w:kern w:val="2"/>
                      <w:sz w:val="24"/>
                      <w:szCs w:val="24"/>
                      <w:highlight w:val="none"/>
                      <w:vertAlign w:val="baseline"/>
                      <w:lang w:val="en-US" w:eastAsia="zh-CN" w:bidi="ar-SA"/>
                    </w:rPr>
                  </w:pPr>
                  <w:r>
                    <w:rPr>
                      <w:rFonts w:hint="eastAsia"/>
                      <w:color w:val="auto"/>
                      <w:highlight w:val="none"/>
                      <w:vertAlign w:val="baseline"/>
                      <w:lang w:val="en-US" w:eastAsia="zh-CN"/>
                    </w:rPr>
                    <w:t>最大标准差（hPa）</w:t>
                  </w:r>
                </w:p>
              </w:tc>
              <w:tc>
                <w:tcPr>
                  <w:tcW w:w="1100" w:type="dxa"/>
                  <w:vAlign w:val="center"/>
                </w:tcPr>
                <w:p w14:paraId="49971597">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0.11</w:t>
                  </w:r>
                </w:p>
              </w:tc>
              <w:tc>
                <w:tcPr>
                  <w:tcW w:w="1200" w:type="dxa"/>
                  <w:vAlign w:val="center"/>
                </w:tcPr>
                <w:p w14:paraId="1BCA460D">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0.12</w:t>
                  </w:r>
                </w:p>
              </w:tc>
              <w:tc>
                <w:tcPr>
                  <w:tcW w:w="1137" w:type="dxa"/>
                  <w:vAlign w:val="center"/>
                </w:tcPr>
                <w:p w14:paraId="76557C00">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0.15</w:t>
                  </w:r>
                </w:p>
              </w:tc>
              <w:tc>
                <w:tcPr>
                  <w:tcW w:w="1104" w:type="dxa"/>
                  <w:vAlign w:val="center"/>
                </w:tcPr>
                <w:p w14:paraId="627B9A7E">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0.11</w:t>
                  </w:r>
                </w:p>
              </w:tc>
            </w:tr>
            <w:tr w14:paraId="66CC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vMerge w:val="restart"/>
                  <w:vAlign w:val="center"/>
                </w:tcPr>
                <w:p w14:paraId="601E505F">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20BPM</w:t>
                  </w:r>
                </w:p>
              </w:tc>
              <w:tc>
                <w:tcPr>
                  <w:tcW w:w="1375" w:type="dxa"/>
                  <w:shd w:val="clear" w:color="auto" w:fill="auto"/>
                  <w:vAlign w:val="center"/>
                </w:tcPr>
                <w:p w14:paraId="6BEBD1E2">
                  <w:pPr>
                    <w:spacing w:line="240" w:lineRule="auto"/>
                    <w:jc w:val="center"/>
                    <w:rPr>
                      <w:rFonts w:hint="eastAsia" w:ascii="Times New Roman" w:hAnsi="Times New Roman" w:eastAsia="SimSun" w:cs="Times New Roman"/>
                      <w:color w:val="auto"/>
                      <w:kern w:val="2"/>
                      <w:sz w:val="24"/>
                      <w:szCs w:val="24"/>
                      <w:highlight w:val="none"/>
                      <w:vertAlign w:val="baseline"/>
                      <w:lang w:val="en-US" w:eastAsia="zh-CN" w:bidi="ar-SA"/>
                    </w:rPr>
                  </w:pPr>
                  <w:r>
                    <w:rPr>
                      <w:rFonts w:hint="eastAsia"/>
                      <w:color w:val="auto"/>
                      <w:highlight w:val="none"/>
                      <w:vertAlign w:val="baseline"/>
                      <w:lang w:val="en-US" w:eastAsia="zh-CN"/>
                    </w:rPr>
                    <w:t>最大平均偏差（hPa）</w:t>
                  </w:r>
                </w:p>
              </w:tc>
              <w:tc>
                <w:tcPr>
                  <w:tcW w:w="1100" w:type="dxa"/>
                  <w:vAlign w:val="center"/>
                </w:tcPr>
                <w:p w14:paraId="787BEA54">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±0.65</w:t>
                  </w:r>
                </w:p>
              </w:tc>
              <w:tc>
                <w:tcPr>
                  <w:tcW w:w="1200" w:type="dxa"/>
                  <w:vAlign w:val="center"/>
                </w:tcPr>
                <w:p w14:paraId="0C9D4363">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±0.8</w:t>
                  </w:r>
                </w:p>
              </w:tc>
              <w:tc>
                <w:tcPr>
                  <w:tcW w:w="1137" w:type="dxa"/>
                  <w:vAlign w:val="center"/>
                </w:tcPr>
                <w:p w14:paraId="623327E5">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±0.95</w:t>
                  </w:r>
                </w:p>
              </w:tc>
              <w:tc>
                <w:tcPr>
                  <w:tcW w:w="1104" w:type="dxa"/>
                  <w:vAlign w:val="center"/>
                </w:tcPr>
                <w:p w14:paraId="55DB9EC9">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±1.35</w:t>
                  </w:r>
                </w:p>
              </w:tc>
            </w:tr>
            <w:tr w14:paraId="1817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vMerge w:val="continue"/>
                  <w:vAlign w:val="center"/>
                </w:tcPr>
                <w:p w14:paraId="1E16E6AE">
                  <w:pPr>
                    <w:spacing w:line="240" w:lineRule="auto"/>
                    <w:jc w:val="center"/>
                    <w:rPr>
                      <w:rFonts w:hint="eastAsia" w:cs="Times New Roman"/>
                      <w:color w:val="auto"/>
                      <w:highlight w:val="none"/>
                      <w:vertAlign w:val="baseline"/>
                      <w:lang w:eastAsia="zh-CN"/>
                    </w:rPr>
                  </w:pPr>
                </w:p>
              </w:tc>
              <w:tc>
                <w:tcPr>
                  <w:tcW w:w="1375" w:type="dxa"/>
                  <w:shd w:val="clear" w:color="auto" w:fill="auto"/>
                  <w:vAlign w:val="center"/>
                </w:tcPr>
                <w:p w14:paraId="3101E126">
                  <w:pPr>
                    <w:spacing w:line="240" w:lineRule="auto"/>
                    <w:jc w:val="center"/>
                    <w:rPr>
                      <w:rFonts w:hint="eastAsia" w:ascii="Times New Roman" w:hAnsi="Times New Roman" w:eastAsia="SimSun" w:cs="Times New Roman"/>
                      <w:color w:val="auto"/>
                      <w:kern w:val="2"/>
                      <w:sz w:val="24"/>
                      <w:szCs w:val="24"/>
                      <w:highlight w:val="none"/>
                      <w:vertAlign w:val="baseline"/>
                      <w:lang w:val="en-US" w:eastAsia="zh-CN" w:bidi="ar-SA"/>
                    </w:rPr>
                  </w:pPr>
                  <w:r>
                    <w:rPr>
                      <w:rFonts w:hint="eastAsia"/>
                      <w:color w:val="auto"/>
                      <w:highlight w:val="none"/>
                      <w:vertAlign w:val="baseline"/>
                      <w:lang w:val="en-US" w:eastAsia="zh-CN"/>
                    </w:rPr>
                    <w:t>最大标准差（hPa）</w:t>
                  </w:r>
                </w:p>
              </w:tc>
              <w:tc>
                <w:tcPr>
                  <w:tcW w:w="1100" w:type="dxa"/>
                  <w:vAlign w:val="center"/>
                </w:tcPr>
                <w:p w14:paraId="293BF1D0">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0.05</w:t>
                  </w:r>
                </w:p>
              </w:tc>
              <w:tc>
                <w:tcPr>
                  <w:tcW w:w="1200" w:type="dxa"/>
                  <w:vAlign w:val="center"/>
                </w:tcPr>
                <w:p w14:paraId="49089531">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0.11</w:t>
                  </w:r>
                </w:p>
              </w:tc>
              <w:tc>
                <w:tcPr>
                  <w:tcW w:w="1137" w:type="dxa"/>
                  <w:vAlign w:val="center"/>
                </w:tcPr>
                <w:p w14:paraId="6EF40310">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0.09</w:t>
                  </w:r>
                </w:p>
              </w:tc>
              <w:tc>
                <w:tcPr>
                  <w:tcW w:w="1104" w:type="dxa"/>
                  <w:vAlign w:val="center"/>
                </w:tcPr>
                <w:p w14:paraId="33D6E38B">
                  <w:pPr>
                    <w:spacing w:line="240" w:lineRule="auto"/>
                    <w:jc w:val="center"/>
                    <w:rPr>
                      <w:rFonts w:hint="eastAsia" w:cs="Times New Roman"/>
                      <w:color w:val="auto"/>
                      <w:highlight w:val="none"/>
                      <w:vertAlign w:val="baseline"/>
                      <w:lang w:eastAsia="zh-CN"/>
                    </w:rPr>
                  </w:pPr>
                  <w:r>
                    <w:rPr>
                      <w:rFonts w:hint="eastAsia"/>
                      <w:color w:val="auto"/>
                      <w:highlight w:val="none"/>
                      <w:vertAlign w:val="baseline"/>
                      <w:lang w:val="en-US" w:eastAsia="zh-CN"/>
                    </w:rPr>
                    <w:t>0.11</w:t>
                  </w:r>
                </w:p>
              </w:tc>
            </w:tr>
          </w:tbl>
          <w:p w14:paraId="4FC3AC9D">
            <w:pPr>
              <w:rPr>
                <w:rFonts w:hint="eastAsia" w:cs="Times New Roman"/>
                <w:color w:val="auto"/>
                <w:highlight w:val="none"/>
                <w:lang w:eastAsia="zh-CN"/>
              </w:rPr>
            </w:pPr>
          </w:p>
        </w:tc>
      </w:tr>
      <w:tr w14:paraId="56F2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2DE459CD">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呼吸触发灵敏度</w:t>
            </w:r>
          </w:p>
        </w:tc>
        <w:tc>
          <w:tcPr>
            <w:tcW w:w="6673" w:type="dxa"/>
            <w:vAlign w:val="center"/>
          </w:tcPr>
          <w:p w14:paraId="16AC7F02">
            <w:pPr>
              <w:rPr>
                <w:rFonts w:hint="default" w:ascii="Times New Roman" w:hAnsi="Times New Roman" w:cs="Times New Roman"/>
                <w:color w:val="auto"/>
                <w:highlight w:val="none"/>
              </w:rPr>
            </w:pPr>
            <w:r>
              <w:rPr>
                <w:rFonts w:hint="eastAsia" w:cs="Times New Roman"/>
                <w:color w:val="auto"/>
                <w:highlight w:val="none"/>
                <w:lang w:val="en-US" w:eastAsia="zh-CN"/>
              </w:rPr>
              <w:t>吸气灵敏度：设置范围为</w:t>
            </w:r>
            <w:r>
              <w:rPr>
                <w:rFonts w:hint="default" w:ascii="Times New Roman" w:hAnsi="Times New Roman" w:cs="Times New Roman"/>
                <w:color w:val="auto"/>
                <w:highlight w:val="none"/>
              </w:rPr>
              <w:t>1/2/3档，默认2，1灵敏度最高</w:t>
            </w:r>
          </w:p>
          <w:p w14:paraId="5C057A3E">
            <w:pP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呼气灵敏度：设置范围为</w:t>
            </w:r>
            <w:r>
              <w:rPr>
                <w:rFonts w:hint="default" w:ascii="Times New Roman" w:hAnsi="Times New Roman" w:cs="Times New Roman"/>
                <w:color w:val="auto"/>
                <w:highlight w:val="none"/>
              </w:rPr>
              <w:t>1/2/3档，默认2，1灵敏度最高</w:t>
            </w:r>
          </w:p>
        </w:tc>
      </w:tr>
      <w:tr w14:paraId="5E7C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5330ECFB">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备用频率</w:t>
            </w:r>
          </w:p>
        </w:tc>
        <w:tc>
          <w:tcPr>
            <w:tcW w:w="6673" w:type="dxa"/>
            <w:vAlign w:val="center"/>
          </w:tcPr>
          <w:p w14:paraId="11639363">
            <w:pPr>
              <w:rPr>
                <w:rFonts w:hint="default" w:ascii="Times New Roman" w:hAnsi="Times New Roman" w:cs="Times New Roman"/>
                <w:color w:val="auto"/>
                <w:highlight w:val="none"/>
              </w:rPr>
            </w:pPr>
            <w:r>
              <w:rPr>
                <w:rFonts w:hint="eastAsia" w:cs="Times New Roman"/>
                <w:color w:val="auto"/>
                <w:highlight w:val="none"/>
                <w:lang w:val="en-US" w:eastAsia="zh-CN"/>
              </w:rPr>
              <w:t>设置范围：</w:t>
            </w:r>
            <w:r>
              <w:rPr>
                <w:rFonts w:hint="default" w:ascii="Times New Roman" w:hAnsi="Times New Roman" w:cs="Times New Roman"/>
                <w:color w:val="auto"/>
                <w:highlight w:val="none"/>
              </w:rPr>
              <w:t>关/5~35bpm，步长1bpm，默认关</w:t>
            </w:r>
          </w:p>
        </w:tc>
      </w:tr>
      <w:tr w14:paraId="7DE0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6D8C85F6">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噪声</w:t>
            </w:r>
          </w:p>
        </w:tc>
        <w:tc>
          <w:tcPr>
            <w:tcW w:w="6673" w:type="dxa"/>
            <w:vAlign w:val="center"/>
          </w:tcPr>
          <w:p w14:paraId="31307845">
            <w:pPr>
              <w:rPr>
                <w:rFonts w:hint="default" w:ascii="Times New Roman" w:hAnsi="Times New Roman" w:cs="Times New Roman"/>
                <w:color w:val="auto"/>
                <w:highlight w:val="none"/>
              </w:rPr>
            </w:pPr>
            <w:commentRangeStart w:id="27"/>
            <w:r>
              <w:rPr>
                <w:rFonts w:hint="default" w:ascii="Times New Roman" w:hAnsi="Times New Roman" w:cs="Times New Roman"/>
                <w:color w:val="auto"/>
                <w:highlight w:val="none"/>
              </w:rPr>
              <w:t>呼吸机工作模式为CPAP模式，输出压力为10 hPa时，</w:t>
            </w:r>
            <w:ins w:id="1095" w:author="95%" w:date="2026-09-17T15:17:21Z">
              <w:r>
                <w:rPr>
                  <w:rFonts w:hint="default"/>
                  <w:color w:val="auto"/>
                  <w:highlight w:val="none"/>
                  <w:rPrChange w:id="1096" w:author="95%" w:date="2026-09-17T15:17:21Z">
                    <w:rPr>
                      <w:rFonts w:hint="eastAsia"/>
                    </w:rPr>
                  </w:rPrChange>
                </w:rPr>
                <w:t>测得平均 A 计权声压级≤28dB(A)，平均A计权声功率级≤36dB(A)，不确定度2dB</w:t>
              </w:r>
            </w:ins>
            <w:del w:id="1097" w:author="95%" w:date="2026-09-17T15:17:21Z">
              <w:r>
                <w:rPr>
                  <w:rFonts w:hint="default" w:ascii="Times New Roman" w:hAnsi="Times New Roman" w:cs="Times New Roman"/>
                  <w:color w:val="auto"/>
                  <w:highlight w:val="none"/>
                </w:rPr>
                <w:delText>其噪音不大于28 dB(A)，不确定度为2dB(A)</w:delText>
              </w:r>
            </w:del>
            <w:r>
              <w:rPr>
                <w:rFonts w:hint="default" w:ascii="Times New Roman" w:hAnsi="Times New Roman" w:cs="Times New Roman"/>
                <w:color w:val="auto"/>
                <w:highlight w:val="none"/>
              </w:rPr>
              <w:t>。</w:t>
            </w:r>
            <w:commentRangeEnd w:id="27"/>
            <w:r>
              <w:commentReference w:id="27"/>
            </w:r>
          </w:p>
        </w:tc>
      </w:tr>
      <w:tr w14:paraId="3D6D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1F4EA569">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压力释放功能</w:t>
            </w:r>
          </w:p>
        </w:tc>
        <w:tc>
          <w:tcPr>
            <w:tcW w:w="6673" w:type="dxa"/>
            <w:vAlign w:val="center"/>
          </w:tcPr>
          <w:p w14:paraId="76C6F02F">
            <w:pPr>
              <w:rPr>
                <w:rFonts w:hint="default" w:ascii="Times New Roman" w:hAnsi="Times New Roman" w:cs="Times New Roman"/>
                <w:color w:val="auto"/>
                <w:highlight w:val="none"/>
              </w:rPr>
            </w:pPr>
            <w:r>
              <w:rPr>
                <w:rFonts w:hint="default" w:ascii="Times New Roman" w:hAnsi="Times New Roman" w:cs="Times New Roman"/>
                <w:color w:val="auto"/>
                <w:highlight w:val="none"/>
              </w:rPr>
              <w:t>设置范围分0，1~3共4档可调。1~3每个档降10%、20%、30%。</w:t>
            </w:r>
          </w:p>
        </w:tc>
      </w:tr>
      <w:tr w14:paraId="16EC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6DD92CA5">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无线传输功能</w:t>
            </w:r>
          </w:p>
        </w:tc>
        <w:tc>
          <w:tcPr>
            <w:tcW w:w="6673" w:type="dxa"/>
            <w:vAlign w:val="center"/>
          </w:tcPr>
          <w:p w14:paraId="6AFDC371">
            <w:pPr>
              <w:rPr>
                <w:rFonts w:hint="default" w:ascii="Times New Roman" w:hAnsi="Times New Roman" w:cs="Times New Roman"/>
                <w:color w:val="auto"/>
                <w:highlight w:val="none"/>
              </w:rPr>
            </w:pPr>
            <w:r>
              <w:rPr>
                <w:rFonts w:hint="default" w:ascii="Times New Roman" w:hAnsi="Times New Roman" w:cs="Times New Roman"/>
                <w:color w:val="auto"/>
                <w:highlight w:val="none"/>
              </w:rPr>
              <w:t>呼吸机通过蓝牙进行数据传输。</w:t>
            </w:r>
          </w:p>
        </w:tc>
      </w:tr>
      <w:tr w14:paraId="0B66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296AEDD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自动</w:t>
            </w:r>
            <w:r>
              <w:rPr>
                <w:rFonts w:hint="eastAsia" w:cs="Times New Roman"/>
                <w:color w:val="auto"/>
                <w:highlight w:val="none"/>
                <w:lang w:val="en-US" w:eastAsia="zh-CN"/>
              </w:rPr>
              <w:t>开机</w:t>
            </w:r>
            <w:r>
              <w:rPr>
                <w:rFonts w:hint="default" w:ascii="Times New Roman" w:hAnsi="Times New Roman" w:cs="Times New Roman"/>
                <w:color w:val="auto"/>
                <w:highlight w:val="none"/>
              </w:rPr>
              <w:t>功能</w:t>
            </w:r>
          </w:p>
        </w:tc>
        <w:tc>
          <w:tcPr>
            <w:tcW w:w="6673" w:type="dxa"/>
            <w:vAlign w:val="center"/>
          </w:tcPr>
          <w:p w14:paraId="6A1D168F">
            <w:pPr>
              <w:rPr>
                <w:rFonts w:hint="default" w:ascii="Times New Roman" w:hAnsi="Times New Roman" w:cs="Times New Roman"/>
                <w:color w:val="auto"/>
                <w:highlight w:val="none"/>
              </w:rPr>
            </w:pPr>
            <w:r>
              <w:rPr>
                <w:rFonts w:hint="default" w:ascii="Times New Roman" w:hAnsi="Times New Roman" w:cs="Times New Roman"/>
                <w:color w:val="auto"/>
                <w:highlight w:val="none"/>
              </w:rPr>
              <w:t>应能设置自动开机功能的开启与关闭。当自动开机功能开启时，使用者戴上呼吸面罩并深呼吸几次后应自动启动治疗机并输出预设压力；当自动开机功能关闭时，出气口流量变化应不会启动呼吸机，只能通过手机APP界面或面板上按键启动。</w:t>
            </w:r>
          </w:p>
        </w:tc>
      </w:tr>
      <w:tr w14:paraId="631E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1286C516">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自动</w:t>
            </w:r>
            <w:r>
              <w:rPr>
                <w:rFonts w:hint="eastAsia" w:cs="Times New Roman"/>
                <w:color w:val="auto"/>
                <w:highlight w:val="none"/>
                <w:lang w:val="en-US" w:eastAsia="zh-CN"/>
              </w:rPr>
              <w:t>关机</w:t>
            </w:r>
            <w:r>
              <w:rPr>
                <w:rFonts w:hint="default" w:ascii="Times New Roman" w:hAnsi="Times New Roman" w:cs="Times New Roman"/>
                <w:color w:val="auto"/>
                <w:highlight w:val="none"/>
              </w:rPr>
              <w:t>功能</w:t>
            </w:r>
          </w:p>
        </w:tc>
        <w:tc>
          <w:tcPr>
            <w:tcW w:w="6673" w:type="dxa"/>
            <w:vAlign w:val="center"/>
          </w:tcPr>
          <w:p w14:paraId="740FED0B">
            <w:pPr>
              <w:rPr>
                <w:rFonts w:hint="default" w:ascii="Times New Roman" w:hAnsi="Times New Roman" w:cs="Times New Roman"/>
                <w:color w:val="auto"/>
                <w:highlight w:val="none"/>
              </w:rPr>
            </w:pPr>
            <w:r>
              <w:rPr>
                <w:rFonts w:hint="default" w:ascii="Times New Roman" w:hAnsi="Times New Roman" w:cs="Times New Roman"/>
                <w:color w:val="auto"/>
                <w:highlight w:val="none"/>
              </w:rPr>
              <w:t>应能设置自动关机功能的开启与关闭。当自动关机功能开启、延迟关机功能关闭时，呼吸机识别不到呼气周期，并持续8s±5s，呼吸机应自动停止输出压力；当自动关机功能关闭时，呼吸机只能通过手机APP界面或面板上对应按键停止输出压力。</w:t>
            </w:r>
          </w:p>
        </w:tc>
      </w:tr>
      <w:tr w14:paraId="0475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3347AB24">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延迟关机</w:t>
            </w:r>
          </w:p>
        </w:tc>
        <w:tc>
          <w:tcPr>
            <w:tcW w:w="6673" w:type="dxa"/>
            <w:vAlign w:val="center"/>
          </w:tcPr>
          <w:p w14:paraId="7DA92B98">
            <w:pPr>
              <w:rPr>
                <w:rFonts w:hint="default" w:ascii="Times New Roman" w:hAnsi="Times New Roman" w:cs="Times New Roman"/>
                <w:color w:val="auto"/>
                <w:highlight w:val="none"/>
              </w:rPr>
            </w:pPr>
            <w:r>
              <w:rPr>
                <w:rFonts w:hint="default" w:ascii="Times New Roman" w:hAnsi="Times New Roman" w:cs="Times New Roman"/>
                <w:color w:val="auto"/>
                <w:highlight w:val="none"/>
              </w:rPr>
              <w:t>能设置延迟关机功能的开启与关闭。当延迟关机功能开启时，按停止按钮，呼吸机以不大于3 hPa的压力继续工作约15分钟后呼吸机停止输出；当延迟关机功能关闭时，按停止按钮呼吸机直接停止输出。</w:t>
            </w:r>
          </w:p>
        </w:tc>
      </w:tr>
      <w:tr w14:paraId="798A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49ADD046">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漏气提示功能</w:t>
            </w:r>
          </w:p>
        </w:tc>
        <w:tc>
          <w:tcPr>
            <w:tcW w:w="6673" w:type="dxa"/>
            <w:vAlign w:val="center"/>
          </w:tcPr>
          <w:p w14:paraId="59C08281">
            <w:pPr>
              <w:rPr>
                <w:rFonts w:hint="default" w:ascii="Times New Roman" w:hAnsi="Times New Roman" w:cs="Times New Roman"/>
                <w:color w:val="auto"/>
                <w:highlight w:val="none"/>
              </w:rPr>
            </w:pPr>
            <w:r>
              <w:rPr>
                <w:rFonts w:hint="default" w:ascii="Times New Roman" w:hAnsi="Times New Roman" w:cs="Times New Roman"/>
                <w:color w:val="auto"/>
                <w:highlight w:val="none"/>
              </w:rPr>
              <w:t>在关闭自动停机情况下，面罩脱落或者管路脱落及其他引起的大量漏气（出气口即时流速变化大于50%），并以变化后的流速持续3s，应提示漏气。误差应为±2s。</w:t>
            </w:r>
          </w:p>
        </w:tc>
      </w:tr>
      <w:tr w14:paraId="23B7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01E44007">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参数锁定功能</w:t>
            </w:r>
          </w:p>
        </w:tc>
        <w:tc>
          <w:tcPr>
            <w:tcW w:w="6673" w:type="dxa"/>
            <w:vAlign w:val="center"/>
          </w:tcPr>
          <w:p w14:paraId="687F224A">
            <w:pPr>
              <w:rPr>
                <w:rFonts w:hint="default" w:ascii="Times New Roman" w:hAnsi="Times New Roman" w:cs="Times New Roman"/>
                <w:color w:val="auto"/>
                <w:highlight w:val="none"/>
              </w:rPr>
            </w:pPr>
            <w:ins w:id="1098" w:author="WPS_1704800824" w:date="2026-04-20T10:13:36Z">
              <w:r>
                <w:rPr>
                  <w:rFonts w:hint="default" w:ascii="Times New Roman" w:hAnsi="Times New Roman" w:cs="Times New Roman"/>
                  <w:color w:val="auto"/>
                  <w:highlight w:val="none"/>
                </w:rPr>
                <w:t>设备在工作时，核心临床参数将锁定，仅允许调节舒适性设置。</w:t>
              </w:r>
            </w:ins>
            <w:del w:id="1099" w:author="WPS_1704800824" w:date="2026-04-20T10:13:36Z">
              <w:r>
                <w:rPr>
                  <w:rFonts w:hint="default" w:ascii="Times New Roman" w:hAnsi="Times New Roman" w:cs="Times New Roman"/>
                  <w:color w:val="auto"/>
                  <w:highlight w:val="none"/>
                </w:rPr>
                <w:delText>锁定参数应包括通气模式、治疗压力、初始压力、最小压力、最大压力、EPAP呼气压、PEEP呼气末正压、PS压力支持、压力范围、PEEP呼气末正压、最大吸气时间、最小吸气时间、压力上升坡度、吸气灵敏度、呼气灵敏度、备用频率。</w:delText>
              </w:r>
            </w:del>
          </w:p>
        </w:tc>
      </w:tr>
      <w:tr w14:paraId="1CC0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502FF3D7">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记录功能</w:t>
            </w:r>
          </w:p>
        </w:tc>
        <w:tc>
          <w:tcPr>
            <w:tcW w:w="6673" w:type="dxa"/>
            <w:vAlign w:val="center"/>
          </w:tcPr>
          <w:p w14:paraId="7647ABC3">
            <w:pPr>
              <w:rPr>
                <w:rFonts w:hint="default" w:ascii="Times New Roman" w:hAnsi="Times New Roman" w:cs="Times New Roman"/>
                <w:color w:val="auto"/>
                <w:highlight w:val="none"/>
              </w:rPr>
            </w:pPr>
            <w:r>
              <w:rPr>
                <w:rFonts w:hint="default" w:ascii="Times New Roman" w:hAnsi="Times New Roman" w:cs="Times New Roman"/>
                <w:color w:val="auto"/>
                <w:highlight w:val="none"/>
              </w:rPr>
              <w:t>能通过 APP</w:t>
            </w:r>
            <w:r>
              <w:rPr>
                <w:rFonts w:hint="eastAsia" w:cs="Times New Roman"/>
                <w:color w:val="auto"/>
                <w:highlight w:val="none"/>
                <w:lang w:val="en-US" w:eastAsia="zh-CN"/>
              </w:rPr>
              <w:t>和SD卡</w:t>
            </w:r>
            <w:r>
              <w:rPr>
                <w:rFonts w:hint="default" w:ascii="Times New Roman" w:hAnsi="Times New Roman" w:cs="Times New Roman"/>
                <w:color w:val="auto"/>
                <w:highlight w:val="none"/>
              </w:rPr>
              <w:t>记录患者治疗数据。</w:t>
            </w:r>
          </w:p>
        </w:tc>
      </w:tr>
      <w:tr w14:paraId="2769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3AD53D3A">
            <w:pPr>
              <w:jc w:val="center"/>
              <w:rPr>
                <w:rFonts w:hint="default" w:ascii="Times New Roman" w:hAnsi="Times New Roman" w:eastAsia="SimSun" w:cs="Times New Roman"/>
                <w:color w:val="auto"/>
                <w:highlight w:val="none"/>
                <w:lang w:val="en-US" w:eastAsia="zh-CN"/>
              </w:rPr>
            </w:pPr>
            <w:ins w:id="1100" w:author="WPS_1704800824" w:date="2026-04-20T10:13:57Z">
              <w:r>
                <w:rPr>
                  <w:rFonts w:hint="eastAsia" w:cs="Times New Roman"/>
                  <w:color w:val="auto"/>
                  <w:highlight w:val="none"/>
                  <w:lang w:val="en-US" w:eastAsia="zh-CN"/>
                </w:rPr>
                <w:t>输出压力实时显示</w:t>
              </w:r>
            </w:ins>
            <w:del w:id="1101" w:author="WPS_1704800824" w:date="2026-04-20T10:13:57Z">
              <w:r>
                <w:rPr>
                  <w:rFonts w:hint="eastAsia" w:cs="Times New Roman"/>
                  <w:color w:val="auto"/>
                  <w:highlight w:val="none"/>
                  <w:lang w:val="en-US" w:eastAsia="zh-CN"/>
                </w:rPr>
                <w:delText>压力监测</w:delText>
              </w:r>
            </w:del>
          </w:p>
        </w:tc>
        <w:tc>
          <w:tcPr>
            <w:tcW w:w="6673" w:type="dxa"/>
            <w:vAlign w:val="center"/>
          </w:tcPr>
          <w:p w14:paraId="2D85FF13">
            <w:pPr>
              <w:rPr>
                <w:rFonts w:hint="default" w:ascii="Times New Roman" w:hAnsi="Times New Roman" w:cs="Times New Roman"/>
                <w:color w:val="auto"/>
                <w:highlight w:val="none"/>
              </w:rPr>
            </w:pPr>
            <w:r>
              <w:rPr>
                <w:rFonts w:hint="default" w:ascii="Times New Roman" w:hAnsi="Times New Roman" w:cs="Times New Roman"/>
                <w:color w:val="auto"/>
                <w:highlight w:val="none"/>
              </w:rPr>
              <w:t>主机屏幕实时显示工作压力，</w:t>
            </w:r>
            <w:r>
              <w:rPr>
                <w:rFonts w:hint="eastAsia" w:cs="Times New Roman"/>
                <w:color w:val="auto"/>
                <w:highlight w:val="none"/>
                <w:lang w:val="en-US" w:eastAsia="zh-CN"/>
              </w:rPr>
              <w:t>误差</w:t>
            </w:r>
            <w:r>
              <w:rPr>
                <w:rFonts w:hint="default" w:ascii="Times New Roman" w:hAnsi="Times New Roman" w:cs="Times New Roman"/>
                <w:color w:val="auto"/>
                <w:highlight w:val="none"/>
              </w:rPr>
              <w:t>为±(满刻度读数的2%+实际读数的4%)。</w:t>
            </w:r>
          </w:p>
        </w:tc>
      </w:tr>
      <w:tr w14:paraId="0105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03241C05">
            <w:pPr>
              <w:jc w:val="center"/>
              <w:rPr>
                <w:rFonts w:hint="default" w:cs="Times New Roman"/>
                <w:color w:val="auto"/>
                <w:highlight w:val="none"/>
                <w:lang w:val="en-US" w:eastAsia="zh-CN"/>
              </w:rPr>
            </w:pPr>
            <w:r>
              <w:rPr>
                <w:rFonts w:hint="eastAsia" w:cs="Times New Roman"/>
                <w:color w:val="auto"/>
                <w:highlight w:val="none"/>
                <w:lang w:val="en-US" w:eastAsia="zh-CN"/>
              </w:rPr>
              <w:t>自动漏气补偿</w:t>
            </w:r>
          </w:p>
        </w:tc>
        <w:tc>
          <w:tcPr>
            <w:tcW w:w="6673" w:type="dxa"/>
            <w:vAlign w:val="center"/>
          </w:tcPr>
          <w:p w14:paraId="5DF89866">
            <w:pPr>
              <w:rPr>
                <w:rFonts w:hint="default" w:ascii="Times New Roman" w:hAnsi="Times New Roman" w:cs="Times New Roman"/>
                <w:color w:val="auto"/>
                <w:highlight w:val="none"/>
              </w:rPr>
            </w:pPr>
            <w:ins w:id="1102" w:author="WPS_1704800824" w:date="2026-04-20T10:14:09Z">
              <w:r>
                <w:rPr>
                  <w:rFonts w:hint="default" w:ascii="Times New Roman" w:hAnsi="Times New Roman" w:cs="Times New Roman"/>
                  <w:color w:val="auto"/>
                  <w:highlight w:val="none"/>
                </w:rPr>
                <w:t>当呼吸机设定工作压力小于或等于当前机型最大治疗压力(≤20hPa或25hPa)，漏气量不大于70 L/min时，压力误差士1hPa。</w:t>
              </w:r>
            </w:ins>
            <w:del w:id="1103" w:author="WPS_1704800824" w:date="2026-04-20T10:14:09Z">
              <w:r>
                <w:rPr>
                  <w:rFonts w:hint="default" w:ascii="Times New Roman" w:hAnsi="Times New Roman" w:cs="Times New Roman"/>
                  <w:color w:val="auto"/>
                  <w:highlight w:val="none"/>
                </w:rPr>
                <w:delText>当呼吸机设定工作压力≤20 hPa，漏气量不大于70 LPM时，压力误差≤±1 hPa。</w:delText>
              </w:r>
            </w:del>
          </w:p>
        </w:tc>
      </w:tr>
      <w:tr w14:paraId="7E51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shd w:val="clear" w:color="auto" w:fill="auto"/>
            <w:vAlign w:val="center"/>
          </w:tcPr>
          <w:p w14:paraId="38691628">
            <w:pPr>
              <w:jc w:val="center"/>
              <w:rPr>
                <w:rFonts w:hint="eastAsia" w:ascii="Times New Roman" w:hAnsi="Times New Roman" w:eastAsia="SimSun" w:cs="Times New Roman"/>
                <w:color w:val="auto"/>
                <w:kern w:val="2"/>
                <w:sz w:val="24"/>
                <w:szCs w:val="24"/>
                <w:highlight w:val="none"/>
                <w:lang w:val="en-US" w:eastAsia="zh-CN" w:bidi="ar-SA"/>
              </w:rPr>
            </w:pPr>
            <w:r>
              <w:rPr>
                <w:rFonts w:hint="eastAsia" w:cs="Times New Roman"/>
                <w:color w:val="auto"/>
                <w:highlight w:val="none"/>
                <w:lang w:val="en-US" w:eastAsia="zh-CN"/>
              </w:rPr>
              <w:t>通气管路面罩接口管径</w:t>
            </w:r>
          </w:p>
        </w:tc>
        <w:tc>
          <w:tcPr>
            <w:tcW w:w="6673" w:type="dxa"/>
            <w:shd w:val="clear" w:color="auto" w:fill="auto"/>
            <w:vAlign w:val="center"/>
          </w:tcPr>
          <w:p w14:paraId="0A1E5222">
            <w:pPr>
              <w:rPr>
                <w:rFonts w:hint="default" w:ascii="Times New Roman" w:hAnsi="Times New Roman" w:eastAsia="SimSun" w:cs="Times New Roman"/>
                <w:color w:val="auto"/>
                <w:kern w:val="2"/>
                <w:sz w:val="24"/>
                <w:szCs w:val="24"/>
                <w:highlight w:val="none"/>
                <w:lang w:val="en-US" w:eastAsia="zh-CN" w:bidi="ar-SA"/>
              </w:rPr>
            </w:pPr>
            <w:r>
              <w:rPr>
                <w:rFonts w:hint="default" w:ascii="Times New Roman" w:hAnsi="Times New Roman" w:cs="Times New Roman"/>
                <w:color w:val="auto"/>
                <w:highlight w:val="none"/>
              </w:rPr>
              <w:t>适配15mm标准管路。</w:t>
            </w:r>
          </w:p>
        </w:tc>
      </w:tr>
      <w:tr w14:paraId="7473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00BE2911">
            <w:pPr>
              <w:jc w:val="center"/>
              <w:rPr>
                <w:rFonts w:hint="default" w:ascii="Times New Roman" w:hAnsi="Times New Roman" w:eastAsia="SimSun" w:cs="Times New Roman"/>
                <w:color w:val="auto"/>
                <w:highlight w:val="none"/>
                <w:lang w:val="en-US" w:eastAsia="zh-CN"/>
              </w:rPr>
            </w:pPr>
            <w:r>
              <w:rPr>
                <w:rFonts w:hint="eastAsia" w:cs="Times New Roman"/>
                <w:color w:val="auto"/>
                <w:highlight w:val="none"/>
                <w:lang w:val="en-US" w:eastAsia="zh-CN"/>
              </w:rPr>
              <w:t>通气管路面罩接口处的最高压力</w:t>
            </w:r>
          </w:p>
        </w:tc>
        <w:tc>
          <w:tcPr>
            <w:tcW w:w="6673" w:type="dxa"/>
            <w:vAlign w:val="center"/>
          </w:tcPr>
          <w:p w14:paraId="7CA1FAE3">
            <w:pPr>
              <w:rPr>
                <w:rFonts w:hint="default" w:ascii="Times New Roman" w:hAnsi="Times New Roman" w:cs="Times New Roman"/>
                <w:color w:val="auto"/>
                <w:highlight w:val="none"/>
              </w:rPr>
            </w:pPr>
            <w:ins w:id="1104" w:author="WPS_1704800824" w:date="2026-04-20T10:14:20Z">
              <w:r>
                <w:rPr>
                  <w:rFonts w:hint="default" w:ascii="Times New Roman" w:hAnsi="Times New Roman" w:cs="Times New Roman"/>
                  <w:color w:val="auto"/>
                  <w:highlight w:val="none"/>
                </w:rPr>
                <w:t>正常状态下，当前机型的最大治疗压力/呼气压（20hPa或者25hPa）；单一故障状态下，最大极限压力为40 hPa。</w:t>
              </w:r>
            </w:ins>
            <w:del w:id="1105" w:author="WPS_1704800824" w:date="2026-04-20T10:14:20Z">
              <w:r>
                <w:rPr>
                  <w:rFonts w:hint="default" w:ascii="Times New Roman" w:hAnsi="Times New Roman" w:cs="Times New Roman"/>
                  <w:color w:val="auto"/>
                  <w:highlight w:val="none"/>
                </w:rPr>
                <w:delText>正常状态下，30 hPa；单一故障下CPAP模式不大于30 hPa，其他模式不大于40 hPa。</w:delText>
              </w:r>
            </w:del>
          </w:p>
        </w:tc>
      </w:tr>
      <w:tr w14:paraId="2550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3B3743B7">
            <w:pPr>
              <w:jc w:val="center"/>
              <w:rPr>
                <w:rFonts w:hint="default" w:cs="Times New Roman"/>
                <w:color w:val="auto"/>
                <w:highlight w:val="none"/>
                <w:lang w:val="en-US" w:eastAsia="zh-CN"/>
              </w:rPr>
            </w:pPr>
            <w:bookmarkStart w:id="58" w:name="_Toc126921896"/>
            <w:r>
              <w:rPr>
                <w:rFonts w:hint="eastAsia" w:cs="Times New Roman"/>
                <w:color w:val="auto"/>
                <w:highlight w:val="none"/>
                <w:lang w:val="en-US" w:eastAsia="zh-CN"/>
              </w:rPr>
              <w:t>加温湿化器</w:t>
            </w:r>
          </w:p>
        </w:tc>
        <w:tc>
          <w:tcPr>
            <w:tcW w:w="6673" w:type="dxa"/>
            <w:vAlign w:val="center"/>
          </w:tcPr>
          <w:p w14:paraId="6E8B5D53">
            <w:pPr>
              <w:rPr>
                <w:rFonts w:hint="default" w:ascii="Times New Roman" w:hAnsi="Times New Roman" w:cs="Times New Roman"/>
                <w:color w:val="auto"/>
                <w:highlight w:val="none"/>
              </w:rPr>
            </w:pPr>
            <w:r>
              <w:rPr>
                <w:rFonts w:hint="eastAsia" w:cs="Times New Roman"/>
                <w:color w:val="auto"/>
                <w:highlight w:val="none"/>
                <w:lang w:val="en-US" w:eastAsia="zh-CN"/>
              </w:rPr>
              <w:t>a）</w:t>
            </w:r>
            <w:r>
              <w:rPr>
                <w:rFonts w:hint="default" w:ascii="Times New Roman" w:hAnsi="Times New Roman" w:cs="Times New Roman"/>
                <w:color w:val="auto"/>
                <w:highlight w:val="none"/>
              </w:rPr>
              <w:t>加温湿化器温度调节范围</w:t>
            </w:r>
          </w:p>
          <w:p w14:paraId="6020E796">
            <w:pPr>
              <w:rPr>
                <w:rFonts w:hint="default" w:ascii="Times New Roman" w:hAnsi="Times New Roman" w:cs="Times New Roman"/>
                <w:color w:val="auto"/>
                <w:highlight w:val="none"/>
              </w:rPr>
            </w:pPr>
            <w:r>
              <w:rPr>
                <w:rFonts w:hint="default" w:ascii="Times New Roman" w:hAnsi="Times New Roman" w:cs="Times New Roman"/>
                <w:color w:val="auto"/>
                <w:highlight w:val="none"/>
              </w:rPr>
              <w:t>分Off,1～8挡可调</w:t>
            </w:r>
          </w:p>
          <w:p w14:paraId="61428E61">
            <w:pPr>
              <w:rPr>
                <w:rFonts w:hint="default" w:ascii="Times New Roman" w:hAnsi="Times New Roman" w:cs="Times New Roman"/>
                <w:color w:val="auto"/>
                <w:highlight w:val="none"/>
              </w:rPr>
            </w:pPr>
            <w:r>
              <w:rPr>
                <w:rFonts w:hint="eastAsia" w:cs="Times New Roman"/>
                <w:color w:val="auto"/>
                <w:highlight w:val="none"/>
                <w:lang w:val="en-US" w:eastAsia="zh-CN"/>
              </w:rPr>
              <w:t>b）</w:t>
            </w:r>
            <w:r>
              <w:rPr>
                <w:rFonts w:hint="default" w:ascii="Times New Roman" w:hAnsi="Times New Roman" w:cs="Times New Roman"/>
                <w:color w:val="auto"/>
                <w:highlight w:val="none"/>
              </w:rPr>
              <w:t>患者连接处气体温度</w:t>
            </w:r>
          </w:p>
          <w:p w14:paraId="384C5114">
            <w:pPr>
              <w:rPr>
                <w:rFonts w:hint="default" w:ascii="Times New Roman" w:hAnsi="Times New Roman" w:cs="Times New Roman"/>
                <w:color w:val="auto"/>
                <w:highlight w:val="none"/>
              </w:rPr>
            </w:pPr>
            <w:r>
              <w:rPr>
                <w:rFonts w:hint="default" w:ascii="Times New Roman" w:hAnsi="Times New Roman" w:cs="Times New Roman"/>
                <w:color w:val="auto"/>
                <w:highlight w:val="none"/>
              </w:rPr>
              <w:t>应≤43℃</w:t>
            </w:r>
          </w:p>
          <w:p w14:paraId="50FE79D4">
            <w:pPr>
              <w:rPr>
                <w:rFonts w:hint="default" w:ascii="Times New Roman" w:hAnsi="Times New Roman" w:cs="Times New Roman"/>
                <w:color w:val="auto"/>
                <w:highlight w:val="none"/>
              </w:rPr>
            </w:pPr>
            <w:r>
              <w:rPr>
                <w:rFonts w:hint="eastAsia" w:cs="Times New Roman"/>
                <w:color w:val="auto"/>
                <w:highlight w:val="none"/>
                <w:lang w:val="en-US" w:eastAsia="zh-CN"/>
              </w:rPr>
              <w:t>c）</w:t>
            </w:r>
            <w:r>
              <w:rPr>
                <w:rFonts w:hint="default" w:ascii="Times New Roman" w:hAnsi="Times New Roman" w:cs="Times New Roman"/>
                <w:color w:val="auto"/>
                <w:highlight w:val="none"/>
              </w:rPr>
              <w:t>湿化系统输出</w:t>
            </w:r>
          </w:p>
          <w:p w14:paraId="1DF4D1B0">
            <w:pPr>
              <w:rPr>
                <w:rFonts w:hint="default" w:ascii="Times New Roman" w:hAnsi="Times New Roman" w:cs="Times New Roman"/>
                <w:color w:val="auto"/>
                <w:highlight w:val="none"/>
              </w:rPr>
            </w:pPr>
            <w:r>
              <w:rPr>
                <w:rFonts w:hint="default" w:ascii="Times New Roman" w:hAnsi="Times New Roman" w:cs="Times New Roman"/>
                <w:color w:val="auto"/>
                <w:highlight w:val="none"/>
              </w:rPr>
              <w:t>测试环境在15℃到35℃时，湿化系统具有不少于12mg/L的湿化系统输出能力。</w:t>
            </w:r>
          </w:p>
        </w:tc>
      </w:tr>
      <w:tr w14:paraId="769AF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5E0AFA71">
            <w:pPr>
              <w:jc w:val="center"/>
              <w:rPr>
                <w:rFonts w:hint="default" w:cs="Times New Roman"/>
                <w:color w:val="auto"/>
                <w:highlight w:val="none"/>
                <w:lang w:val="en-US" w:eastAsia="zh-CN"/>
              </w:rPr>
            </w:pPr>
            <w:r>
              <w:rPr>
                <w:rFonts w:hint="eastAsia" w:cs="Times New Roman"/>
                <w:color w:val="auto"/>
                <w:highlight w:val="none"/>
                <w:lang w:val="en-US" w:eastAsia="zh-CN"/>
              </w:rPr>
              <w:t>加温湿化器压降</w:t>
            </w:r>
          </w:p>
        </w:tc>
        <w:tc>
          <w:tcPr>
            <w:tcW w:w="6673" w:type="dxa"/>
            <w:vAlign w:val="center"/>
          </w:tcPr>
          <w:p w14:paraId="1EF11433">
            <w:pPr>
              <w:rPr>
                <w:rFonts w:hint="default" w:ascii="Times New Roman" w:hAnsi="Times New Roman" w:cs="Times New Roman"/>
                <w:color w:val="auto"/>
                <w:highlight w:val="none"/>
              </w:rPr>
            </w:pPr>
            <w:r>
              <w:rPr>
                <w:rFonts w:hint="default" w:ascii="Times New Roman" w:hAnsi="Times New Roman" w:cs="Times New Roman"/>
                <w:color w:val="auto"/>
                <w:highlight w:val="none"/>
              </w:rPr>
              <w:t>最大值：</w:t>
            </w:r>
            <w:del w:id="1106" w:author="WPS_1704800824" w:date="2026-04-20T10:14:31Z">
              <w:r>
                <w:rPr>
                  <w:rFonts w:hint="default" w:ascii="Times New Roman" w:hAnsi="Times New Roman" w:cs="Times New Roman"/>
                  <w:color w:val="auto"/>
                  <w:highlight w:val="none"/>
                  <w:lang w:val="en-US"/>
                </w:rPr>
                <w:delText>与</w:delText>
              </w:r>
            </w:del>
            <w:ins w:id="1107" w:author="WPS_1704800824" w:date="2026-04-20T10:14:33Z">
              <w:r>
                <w:rPr>
                  <w:rFonts w:hint="eastAsia" w:cs="Times New Roman"/>
                  <w:color w:val="auto"/>
                  <w:highlight w:val="none"/>
                  <w:lang w:val="en-US" w:eastAsia="zh-CN"/>
                </w:rPr>
                <w:t>于</w:t>
              </w:r>
            </w:ins>
            <w:r>
              <w:rPr>
                <w:rFonts w:hint="default" w:ascii="Times New Roman" w:hAnsi="Times New Roman" w:cs="Times New Roman"/>
                <w:color w:val="auto"/>
                <w:highlight w:val="none"/>
              </w:rPr>
              <w:t>60L/min流量时为0.4 hPa。</w:t>
            </w:r>
          </w:p>
        </w:tc>
      </w:tr>
      <w:tr w14:paraId="7996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vAlign w:val="center"/>
          </w:tcPr>
          <w:p w14:paraId="58218D47">
            <w:pPr>
              <w:jc w:val="center"/>
              <w:rPr>
                <w:rFonts w:hint="default" w:cs="Times New Roman"/>
                <w:color w:val="auto"/>
                <w:highlight w:val="none"/>
                <w:lang w:val="en-US" w:eastAsia="zh-CN"/>
              </w:rPr>
            </w:pPr>
            <w:r>
              <w:rPr>
                <w:rFonts w:hint="eastAsia" w:cs="Times New Roman"/>
                <w:color w:val="auto"/>
                <w:highlight w:val="none"/>
                <w:lang w:val="en-US" w:eastAsia="zh-CN"/>
              </w:rPr>
              <w:t>加温湿化器水箱容量</w:t>
            </w:r>
          </w:p>
        </w:tc>
        <w:tc>
          <w:tcPr>
            <w:tcW w:w="6673" w:type="dxa"/>
            <w:vAlign w:val="center"/>
          </w:tcPr>
          <w:p w14:paraId="355D2486">
            <w:pPr>
              <w:rPr>
                <w:rFonts w:hint="default" w:ascii="Times New Roman" w:hAnsi="Times New Roman" w:cs="Times New Roman"/>
                <w:color w:val="auto"/>
                <w:highlight w:val="none"/>
              </w:rPr>
            </w:pPr>
            <w:r>
              <w:rPr>
                <w:rFonts w:hint="default" w:ascii="Times New Roman" w:hAnsi="Times New Roman" w:cs="Times New Roman"/>
                <w:color w:val="auto"/>
                <w:highlight w:val="none"/>
              </w:rPr>
              <w:t>最高水位可储液308mL，最低水位可储液43mL，储液量应满足8小时使用时长。</w:t>
            </w:r>
          </w:p>
        </w:tc>
      </w:tr>
      <w:tr w14:paraId="0EA9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108" w:author="95%" w:date="2026-09-17T15:19:06Z"/>
        </w:trPr>
        <w:tc>
          <w:tcPr>
            <w:tcW w:w="1922" w:type="dxa"/>
            <w:vAlign w:val="center"/>
          </w:tcPr>
          <w:p w14:paraId="30D6C109">
            <w:pPr>
              <w:jc w:val="center"/>
              <w:rPr>
                <w:ins w:id="1109" w:author="95%" w:date="2026-09-17T15:19:06Z"/>
                <w:rFonts w:hint="default" w:cs="Times New Roman"/>
                <w:color w:val="auto"/>
                <w:highlight w:val="none"/>
                <w:lang w:val="en-US" w:eastAsia="zh-CN"/>
              </w:rPr>
            </w:pPr>
            <w:ins w:id="1110" w:author="95%" w:date="2026-09-17T15:19:10Z">
              <w:r>
                <w:rPr>
                  <w:rFonts w:hint="eastAsia" w:cs="Times New Roman"/>
                  <w:color w:val="auto"/>
                  <w:highlight w:val="none"/>
                  <w:lang w:val="en-US" w:eastAsia="zh-CN"/>
                </w:rPr>
                <w:t>两次</w:t>
              </w:r>
            </w:ins>
            <w:ins w:id="1111" w:author="95%" w:date="2026-09-17T15:19:12Z">
              <w:r>
                <w:rPr>
                  <w:rFonts w:hint="eastAsia" w:cs="Times New Roman"/>
                  <w:color w:val="auto"/>
                  <w:highlight w:val="none"/>
                  <w:lang w:val="en-US" w:eastAsia="zh-CN"/>
                </w:rPr>
                <w:t>注水时间</w:t>
              </w:r>
            </w:ins>
            <w:ins w:id="1112" w:author="95%" w:date="2026-09-17T15:19:14Z">
              <w:r>
                <w:rPr>
                  <w:rFonts w:hint="eastAsia" w:cs="Times New Roman"/>
                  <w:color w:val="auto"/>
                  <w:highlight w:val="none"/>
                  <w:lang w:val="en-US" w:eastAsia="zh-CN"/>
                </w:rPr>
                <w:t>间隔</w:t>
              </w:r>
            </w:ins>
          </w:p>
        </w:tc>
        <w:tc>
          <w:tcPr>
            <w:tcW w:w="6673" w:type="dxa"/>
            <w:vAlign w:val="center"/>
          </w:tcPr>
          <w:p w14:paraId="287B619C">
            <w:pPr>
              <w:rPr>
                <w:ins w:id="1113" w:author="95%" w:date="2026-09-17T15:19:06Z"/>
                <w:rFonts w:hint="default" w:ascii="Times New Roman" w:hAnsi="Times New Roman" w:eastAsia="SimSun" w:cs="Times New Roman"/>
                <w:color w:val="auto"/>
                <w:highlight w:val="none"/>
                <w:lang w:val="en-US" w:eastAsia="zh-CN"/>
              </w:rPr>
            </w:pPr>
            <w:ins w:id="1114" w:author="95%" w:date="2026-09-17T15:19:18Z">
              <w:r>
                <w:rPr>
                  <w:rFonts w:hint="eastAsia" w:cs="Times New Roman"/>
                  <w:color w:val="auto"/>
                  <w:highlight w:val="none"/>
                  <w:lang w:val="en-US" w:eastAsia="zh-CN"/>
                </w:rPr>
                <w:t>8</w:t>
              </w:r>
            </w:ins>
            <w:ins w:id="1115" w:author="95%" w:date="2026-09-17T15:19:19Z">
              <w:r>
                <w:rPr>
                  <w:rFonts w:hint="eastAsia" w:cs="Times New Roman"/>
                  <w:color w:val="auto"/>
                  <w:highlight w:val="none"/>
                  <w:lang w:val="en-US" w:eastAsia="zh-CN"/>
                </w:rPr>
                <w:t>小时（</w:t>
              </w:r>
            </w:ins>
            <w:ins w:id="1116" w:author="95%" w:date="2026-09-17T15:19:44Z">
              <w:r>
                <w:rPr>
                  <w:rFonts w:hint="eastAsia" w:cs="Times New Roman"/>
                  <w:color w:val="auto"/>
                  <w:highlight w:val="none"/>
                  <w:lang w:val="en-US" w:eastAsia="zh-CN"/>
                </w:rPr>
                <w:t>湿化</w:t>
              </w:r>
            </w:ins>
            <w:ins w:id="1117" w:author="95%" w:date="2026-09-17T15:19:46Z">
              <w:r>
                <w:rPr>
                  <w:rFonts w:hint="eastAsia" w:cs="Times New Roman"/>
                  <w:color w:val="auto"/>
                  <w:highlight w:val="none"/>
                  <w:lang w:val="en-US" w:eastAsia="zh-CN"/>
                </w:rPr>
                <w:t>等级</w:t>
              </w:r>
            </w:ins>
            <w:ins w:id="1118" w:author="95%" w:date="2026-09-17T15:19:47Z">
              <w:r>
                <w:rPr>
                  <w:rFonts w:hint="eastAsia" w:cs="Times New Roman"/>
                  <w:color w:val="auto"/>
                  <w:highlight w:val="none"/>
                  <w:lang w:val="en-US" w:eastAsia="zh-CN"/>
                </w:rPr>
                <w:t>为</w:t>
              </w:r>
            </w:ins>
            <w:ins w:id="1119" w:author="95%" w:date="2026-09-17T15:19:48Z">
              <w:r>
                <w:rPr>
                  <w:rFonts w:hint="eastAsia" w:cs="Times New Roman"/>
                  <w:color w:val="auto"/>
                  <w:highlight w:val="none"/>
                  <w:lang w:val="en-US" w:eastAsia="zh-CN"/>
                </w:rPr>
                <w:t>8</w:t>
              </w:r>
            </w:ins>
            <w:ins w:id="1120" w:author="95%" w:date="2026-09-17T15:19:52Z">
              <w:r>
                <w:rPr>
                  <w:rFonts w:hint="eastAsia" w:cs="Times New Roman"/>
                  <w:color w:val="auto"/>
                  <w:highlight w:val="none"/>
                  <w:lang w:val="en-US" w:eastAsia="zh-CN"/>
                </w:rPr>
                <w:t>挡</w:t>
              </w:r>
            </w:ins>
            <w:ins w:id="1121" w:author="95%" w:date="2026-09-17T15:19:54Z">
              <w:r>
                <w:rPr>
                  <w:rFonts w:hint="eastAsia" w:cs="Times New Roman"/>
                  <w:color w:val="auto"/>
                  <w:highlight w:val="none"/>
                  <w:lang w:val="en-US" w:eastAsia="zh-CN"/>
                </w:rPr>
                <w:t>，</w:t>
              </w:r>
            </w:ins>
            <w:ins w:id="1122" w:author="95%" w:date="2026-09-17T15:19:55Z">
              <w:r>
                <w:rPr>
                  <w:rFonts w:hint="eastAsia" w:cs="Times New Roman"/>
                  <w:color w:val="auto"/>
                  <w:highlight w:val="none"/>
                  <w:lang w:val="en-US" w:eastAsia="zh-CN"/>
                </w:rPr>
                <w:t>压力为20</w:t>
              </w:r>
            </w:ins>
            <w:ins w:id="1123" w:author="95%" w:date="2026-09-17T15:20:05Z">
              <w:r>
                <w:rPr>
                  <w:rFonts w:hint="eastAsia" w:cs="Times New Roman"/>
                  <w:color w:val="auto"/>
                  <w:highlight w:val="none"/>
                  <w:lang w:val="en-US" w:eastAsia="zh-CN"/>
                </w:rPr>
                <w:t>h</w:t>
              </w:r>
            </w:ins>
            <w:ins w:id="1124" w:author="95%" w:date="2026-09-17T15:20:06Z">
              <w:r>
                <w:rPr>
                  <w:rFonts w:hint="eastAsia" w:cs="Times New Roman"/>
                  <w:color w:val="auto"/>
                  <w:highlight w:val="none"/>
                  <w:lang w:val="en-US" w:eastAsia="zh-CN"/>
                </w:rPr>
                <w:t>Pa</w:t>
              </w:r>
            </w:ins>
            <w:ins w:id="1125" w:author="95%" w:date="2026-09-17T15:20:12Z">
              <w:r>
                <w:rPr>
                  <w:rFonts w:hint="eastAsia" w:cs="Times New Roman"/>
                  <w:color w:val="auto"/>
                  <w:highlight w:val="none"/>
                  <w:lang w:val="en-US" w:eastAsia="zh-CN"/>
                </w:rPr>
                <w:t>的</w:t>
              </w:r>
            </w:ins>
            <w:ins w:id="1126" w:author="95%" w:date="2026-09-17T15:20:13Z">
              <w:r>
                <w:rPr>
                  <w:rFonts w:hint="eastAsia" w:cs="Times New Roman"/>
                  <w:color w:val="auto"/>
                  <w:highlight w:val="none"/>
                  <w:lang w:val="en-US" w:eastAsia="zh-CN"/>
                </w:rPr>
                <w:t>条件下</w:t>
              </w:r>
            </w:ins>
            <w:ins w:id="1127" w:author="95%" w:date="2026-09-17T15:19:19Z">
              <w:r>
                <w:rPr>
                  <w:rFonts w:hint="eastAsia" w:cs="Times New Roman"/>
                  <w:color w:val="auto"/>
                  <w:highlight w:val="none"/>
                  <w:lang w:val="en-US" w:eastAsia="zh-CN"/>
                </w:rPr>
                <w:t>）</w:t>
              </w:r>
            </w:ins>
            <w:ins w:id="1128" w:author="95%" w:date="2026-09-17T15:20:58Z">
              <w:r>
                <w:rPr>
                  <w:rFonts w:hint="eastAsia" w:cs="Times New Roman"/>
                  <w:color w:val="auto"/>
                  <w:highlight w:val="none"/>
                  <w:lang w:val="en-US" w:eastAsia="zh-CN"/>
                </w:rPr>
                <w:t>。</w:t>
              </w:r>
            </w:ins>
          </w:p>
        </w:tc>
      </w:tr>
    </w:tbl>
    <w:p w14:paraId="33D8DF4C">
      <w:pPr>
        <w:pStyle w:val="3"/>
        <w:spacing w:before="120" w:after="120" w:line="360" w:lineRule="auto"/>
        <w:rPr>
          <w:rFonts w:hint="default" w:ascii="Times New Roman" w:hAnsi="Times New Roman" w:eastAsia="SimSun" w:cs="Times New Roman"/>
          <w:b w:val="0"/>
          <w:bCs w:val="0"/>
          <w:color w:val="auto"/>
          <w:kern w:val="2"/>
          <w:sz w:val="24"/>
          <w:szCs w:val="24"/>
          <w:highlight w:val="none"/>
          <w:lang w:val="en-US" w:eastAsia="zh-CN" w:bidi="ar-SA"/>
        </w:rPr>
      </w:pPr>
      <w:ins w:id="1129" w:author="95%" w:date="2026-09-10T15:34:54Z">
        <w:r>
          <w:rPr>
            <w:rFonts w:hint="eastAsia" w:ascii="Times New Roman" w:hAnsi="Times New Roman" w:eastAsia="SimSun" w:cs="Times New Roman"/>
            <w:b w:val="0"/>
            <w:bCs w:val="0"/>
            <w:color w:val="auto"/>
            <w:kern w:val="2"/>
            <w:sz w:val="24"/>
            <w:szCs w:val="24"/>
            <w:highlight w:val="none"/>
            <w:lang w:val="en-US" w:eastAsia="zh-CN" w:bidi="ar-SA"/>
          </w:rPr>
          <w:t>注</w:t>
        </w:r>
      </w:ins>
      <w:ins w:id="1130" w:author="95%" w:date="2026-09-10T15:34:55Z">
        <w:r>
          <w:rPr>
            <w:rFonts w:hint="eastAsia" w:ascii="Times New Roman" w:hAnsi="Times New Roman" w:eastAsia="SimSun" w:cs="Times New Roman"/>
            <w:b w:val="0"/>
            <w:bCs w:val="0"/>
            <w:color w:val="auto"/>
            <w:kern w:val="2"/>
            <w:sz w:val="24"/>
            <w:szCs w:val="24"/>
            <w:highlight w:val="none"/>
            <w:lang w:val="en-US" w:eastAsia="zh-CN" w:bidi="ar-SA"/>
          </w:rPr>
          <w:t>：</w:t>
        </w:r>
      </w:ins>
      <w:ins w:id="1131" w:author="95%" w:date="2026-09-10T15:35:09Z">
        <w:r>
          <w:rPr>
            <w:rFonts w:hint="eastAsia" w:ascii="Times New Roman" w:hAnsi="Times New Roman" w:eastAsia="SimSun" w:cs="Times New Roman"/>
            <w:b w:val="0"/>
            <w:bCs w:val="0"/>
            <w:color w:val="auto"/>
            <w:kern w:val="2"/>
            <w:sz w:val="24"/>
            <w:szCs w:val="24"/>
            <w:highlight w:val="none"/>
            <w:lang w:val="en-US" w:eastAsia="zh-CN" w:bidi="ar-SA"/>
          </w:rPr>
          <w:t>静态</w:t>
        </w:r>
      </w:ins>
      <w:ins w:id="1132" w:author="95%" w:date="2026-09-10T15:35:14Z">
        <w:r>
          <w:rPr>
            <w:rFonts w:hint="eastAsia" w:ascii="Times New Roman" w:hAnsi="Times New Roman" w:eastAsia="SimSun" w:cs="Times New Roman"/>
            <w:b w:val="0"/>
            <w:bCs w:val="0"/>
            <w:color w:val="auto"/>
            <w:kern w:val="2"/>
            <w:sz w:val="24"/>
            <w:szCs w:val="24"/>
            <w:highlight w:val="none"/>
            <w:lang w:val="en-US" w:eastAsia="zh-CN" w:bidi="ar-SA"/>
          </w:rPr>
          <w:t>压力</w:t>
        </w:r>
      </w:ins>
      <w:ins w:id="1133" w:author="95%" w:date="2026-09-10T15:35:22Z">
        <w:r>
          <w:rPr>
            <w:rFonts w:hint="eastAsia" w:ascii="Times New Roman" w:hAnsi="Times New Roman" w:eastAsia="SimSun" w:cs="Times New Roman"/>
            <w:b w:val="0"/>
            <w:bCs w:val="0"/>
            <w:color w:val="auto"/>
            <w:kern w:val="2"/>
            <w:sz w:val="24"/>
            <w:szCs w:val="24"/>
            <w:highlight w:val="none"/>
            <w:lang w:val="en-US" w:eastAsia="zh-CN" w:bidi="ar-SA"/>
          </w:rPr>
          <w:t>稳定度</w:t>
        </w:r>
      </w:ins>
      <w:ins w:id="1134" w:author="95%" w:date="2026-09-10T16:59:47Z">
        <w:r>
          <w:rPr>
            <w:rFonts w:hint="eastAsia" w:ascii="Times New Roman" w:hAnsi="Times New Roman" w:eastAsia="SimSun" w:cs="Times New Roman"/>
            <w:b w:val="0"/>
            <w:bCs w:val="0"/>
            <w:color w:val="auto"/>
            <w:kern w:val="2"/>
            <w:sz w:val="24"/>
            <w:szCs w:val="24"/>
            <w:highlight w:val="none"/>
            <w:lang w:val="en-US" w:eastAsia="zh-CN" w:bidi="ar-SA"/>
          </w:rPr>
          <w:t>、</w:t>
        </w:r>
      </w:ins>
      <w:ins w:id="1135" w:author="95%" w:date="2026-09-10T15:35:32Z">
        <w:r>
          <w:rPr>
            <w:rFonts w:hint="eastAsia" w:ascii="Times New Roman" w:hAnsi="Times New Roman" w:eastAsia="SimSun" w:cs="Times New Roman"/>
            <w:b w:val="0"/>
            <w:bCs w:val="0"/>
            <w:color w:val="auto"/>
            <w:kern w:val="2"/>
            <w:sz w:val="24"/>
            <w:szCs w:val="24"/>
            <w:highlight w:val="none"/>
            <w:lang w:val="en-US" w:eastAsia="zh-CN" w:bidi="ar-SA"/>
          </w:rPr>
          <w:t>动态压力稳定度</w:t>
        </w:r>
      </w:ins>
      <w:ins w:id="1136" w:author="95%" w:date="2026-09-10T16:59:49Z">
        <w:r>
          <w:rPr>
            <w:rFonts w:hint="eastAsia" w:ascii="Times New Roman" w:hAnsi="Times New Roman" w:eastAsia="SimSun" w:cs="Times New Roman"/>
            <w:b w:val="0"/>
            <w:bCs w:val="0"/>
            <w:color w:val="auto"/>
            <w:kern w:val="2"/>
            <w:sz w:val="24"/>
            <w:szCs w:val="24"/>
            <w:highlight w:val="none"/>
            <w:lang w:val="en-US" w:eastAsia="zh-CN" w:bidi="ar-SA"/>
          </w:rPr>
          <w:t>和湿化</w:t>
        </w:r>
      </w:ins>
      <w:ins w:id="1137" w:author="95%" w:date="2026-09-10T17:16:20Z">
        <w:r>
          <w:rPr>
            <w:rFonts w:hint="eastAsia" w:ascii="Times New Roman" w:hAnsi="Times New Roman" w:eastAsia="SimSun" w:cs="Times New Roman"/>
            <w:b w:val="0"/>
            <w:bCs w:val="0"/>
            <w:color w:val="auto"/>
            <w:kern w:val="2"/>
            <w:sz w:val="24"/>
            <w:szCs w:val="24"/>
            <w:highlight w:val="none"/>
            <w:lang w:val="en-US" w:eastAsia="zh-CN" w:bidi="ar-SA"/>
          </w:rPr>
          <w:t>输出</w:t>
        </w:r>
      </w:ins>
      <w:ins w:id="1138" w:author="95%" w:date="2026-09-10T15:36:51Z">
        <w:r>
          <w:rPr>
            <w:rFonts w:hint="eastAsia" w:ascii="Times New Roman" w:hAnsi="Times New Roman" w:eastAsia="SimSun" w:cs="Times New Roman"/>
            <w:b w:val="0"/>
            <w:bCs w:val="0"/>
            <w:color w:val="auto"/>
            <w:kern w:val="2"/>
            <w:sz w:val="24"/>
            <w:szCs w:val="24"/>
            <w:highlight w:val="none"/>
            <w:lang w:val="en-US" w:eastAsia="zh-CN" w:bidi="ar-SA"/>
          </w:rPr>
          <w:t>在</w:t>
        </w:r>
      </w:ins>
      <w:ins w:id="1139" w:author="95%" w:date="2026-09-10T15:35:37Z">
        <w:r>
          <w:rPr>
            <w:rFonts w:hint="eastAsia" w:ascii="Times New Roman" w:hAnsi="Times New Roman" w:eastAsia="SimSun" w:cs="Times New Roman"/>
            <w:b w:val="0"/>
            <w:bCs w:val="0"/>
            <w:color w:val="auto"/>
            <w:kern w:val="2"/>
            <w:sz w:val="24"/>
            <w:szCs w:val="24"/>
            <w:highlight w:val="none"/>
            <w:lang w:val="en-US" w:eastAsia="zh-CN" w:bidi="ar-SA"/>
          </w:rPr>
          <w:t>最不利</w:t>
        </w:r>
      </w:ins>
      <w:ins w:id="1140" w:author="95%" w:date="2026-09-10T15:37:09Z">
        <w:r>
          <w:rPr>
            <w:rFonts w:hint="eastAsia" w:ascii="Times New Roman" w:hAnsi="Times New Roman" w:eastAsia="SimSun" w:cs="Times New Roman"/>
            <w:b w:val="0"/>
            <w:bCs w:val="0"/>
            <w:color w:val="auto"/>
            <w:kern w:val="2"/>
            <w:sz w:val="24"/>
            <w:szCs w:val="24"/>
            <w:highlight w:val="none"/>
            <w:lang w:val="en-US" w:eastAsia="zh-CN" w:bidi="ar-SA"/>
          </w:rPr>
          <w:t>（</w:t>
        </w:r>
      </w:ins>
      <w:ins w:id="1141" w:author="95%" w:date="2026-09-10T15:37:16Z">
        <w:r>
          <w:rPr>
            <w:rFonts w:hint="eastAsia" w:ascii="Times New Roman" w:hAnsi="Times New Roman" w:eastAsia="SimSun" w:cs="Times New Roman"/>
            <w:b w:val="0"/>
            <w:bCs w:val="0"/>
            <w:color w:val="auto"/>
            <w:kern w:val="2"/>
            <w:sz w:val="24"/>
            <w:szCs w:val="24"/>
            <w:highlight w:val="none"/>
            <w:lang w:val="en-US" w:eastAsia="zh-CN" w:bidi="ar-SA"/>
          </w:rPr>
          <w:t>最大压力</w:t>
        </w:r>
      </w:ins>
      <w:ins w:id="1142" w:author="95%" w:date="2026-09-10T15:37:17Z">
        <w:r>
          <w:rPr>
            <w:rFonts w:hint="eastAsia" w:ascii="Times New Roman" w:hAnsi="Times New Roman" w:eastAsia="SimSun" w:cs="Times New Roman"/>
            <w:b w:val="0"/>
            <w:bCs w:val="0"/>
            <w:color w:val="auto"/>
            <w:kern w:val="2"/>
            <w:sz w:val="24"/>
            <w:szCs w:val="24"/>
            <w:highlight w:val="none"/>
            <w:lang w:val="en-US" w:eastAsia="zh-CN" w:bidi="ar-SA"/>
          </w:rPr>
          <w:t>）</w:t>
        </w:r>
      </w:ins>
      <w:ins w:id="1143" w:author="95%" w:date="2026-09-10T15:35:42Z">
        <w:r>
          <w:rPr>
            <w:rFonts w:hint="eastAsia" w:ascii="Times New Roman" w:hAnsi="Times New Roman" w:eastAsia="SimSun" w:cs="Times New Roman"/>
            <w:b w:val="0"/>
            <w:bCs w:val="0"/>
            <w:color w:val="auto"/>
            <w:kern w:val="2"/>
            <w:sz w:val="24"/>
            <w:szCs w:val="24"/>
            <w:highlight w:val="none"/>
            <w:lang w:val="en-US" w:eastAsia="zh-CN" w:bidi="ar-SA"/>
          </w:rPr>
          <w:t>情况下</w:t>
        </w:r>
      </w:ins>
      <w:ins w:id="1144" w:author="95%" w:date="2026-09-10T15:37:25Z">
        <w:r>
          <w:rPr>
            <w:rFonts w:hint="eastAsia" w:ascii="Times New Roman" w:hAnsi="Times New Roman" w:eastAsia="SimSun" w:cs="Times New Roman"/>
            <w:b w:val="0"/>
            <w:bCs w:val="0"/>
            <w:color w:val="auto"/>
            <w:kern w:val="2"/>
            <w:sz w:val="24"/>
            <w:szCs w:val="24"/>
            <w:highlight w:val="none"/>
            <w:lang w:val="en-US" w:eastAsia="zh-CN" w:bidi="ar-SA"/>
          </w:rPr>
          <w:t>测定</w:t>
        </w:r>
      </w:ins>
      <w:ins w:id="1145" w:author="95%" w:date="2026-09-10T15:36:14Z">
        <w:r>
          <w:rPr>
            <w:rFonts w:hint="eastAsia" w:ascii="Times New Roman" w:hAnsi="Times New Roman" w:eastAsia="SimSun" w:cs="Times New Roman"/>
            <w:b w:val="0"/>
            <w:bCs w:val="0"/>
            <w:color w:val="auto"/>
            <w:kern w:val="2"/>
            <w:sz w:val="24"/>
            <w:szCs w:val="24"/>
            <w:highlight w:val="none"/>
            <w:lang w:val="en-US" w:eastAsia="zh-CN" w:bidi="ar-SA"/>
          </w:rPr>
          <w:t>。</w:t>
        </w:r>
      </w:ins>
    </w:p>
    <w:p w14:paraId="42B4BA77">
      <w:pPr>
        <w:pStyle w:val="3"/>
        <w:spacing w:before="120" w:after="120" w:line="360" w:lineRule="auto"/>
        <w:rPr>
          <w:rFonts w:hint="default" w:ascii="Times New Roman" w:hAnsi="Times New Roman" w:eastAsia="SimSun" w:cs="Times New Roman"/>
          <w:color w:val="auto"/>
          <w:sz w:val="24"/>
          <w:highlight w:val="none"/>
        </w:rPr>
      </w:pPr>
      <w:r>
        <w:rPr>
          <w:rFonts w:hint="default" w:ascii="Times New Roman" w:hAnsi="Times New Roman" w:eastAsia="SimSun" w:cs="Times New Roman"/>
          <w:color w:val="auto"/>
          <w:sz w:val="24"/>
          <w:highlight w:val="none"/>
        </w:rPr>
        <w:t>1</w:t>
      </w:r>
      <w:r>
        <w:rPr>
          <w:rFonts w:hint="eastAsia" w:ascii="Times New Roman" w:hAnsi="Times New Roman" w:eastAsia="SimSun" w:cs="Times New Roman"/>
          <w:color w:val="auto"/>
          <w:sz w:val="24"/>
          <w:highlight w:val="none"/>
          <w:lang w:val="en-US" w:eastAsia="zh-CN"/>
        </w:rPr>
        <w:t>1</w:t>
      </w:r>
      <w:r>
        <w:rPr>
          <w:rFonts w:hint="default" w:ascii="Times New Roman" w:hAnsi="Times New Roman" w:eastAsia="SimSun" w:cs="Times New Roman"/>
          <w:color w:val="auto"/>
          <w:sz w:val="24"/>
          <w:highlight w:val="none"/>
        </w:rPr>
        <w:t>.2其它参数</w:t>
      </w:r>
      <w:bookmarkEnd w:id="58"/>
    </w:p>
    <w:p w14:paraId="60F260D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表10-2呼吸机其它指标说明表</w:t>
      </w:r>
    </w:p>
    <w:tbl>
      <w:tblPr>
        <w:tblStyle w:val="22"/>
        <w:tblW w:w="8544"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3593"/>
        <w:gridCol w:w="3456"/>
      </w:tblGrid>
      <w:tr w14:paraId="5ECE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04A0B1B3">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呼吸机尺寸</w:t>
            </w:r>
          </w:p>
        </w:tc>
        <w:tc>
          <w:tcPr>
            <w:tcW w:w="7049" w:type="dxa"/>
            <w:gridSpan w:val="2"/>
            <w:vAlign w:val="center"/>
          </w:tcPr>
          <w:p w14:paraId="0B30B0CA">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280.94*136.5*87.4mm</w:t>
            </w:r>
          </w:p>
        </w:tc>
      </w:tr>
      <w:tr w14:paraId="0EF6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076FDC97">
            <w:pPr>
              <w:jc w:val="center"/>
              <w:rPr>
                <w:rFonts w:hint="default" w:ascii="Times New Roman" w:hAnsi="Times New Roman" w:cs="Times New Roman"/>
                <w:color w:val="auto"/>
                <w:highlight w:val="none"/>
              </w:rPr>
            </w:pPr>
            <w:commentRangeStart w:id="28"/>
            <w:r>
              <w:rPr>
                <w:rFonts w:hint="default" w:ascii="Times New Roman" w:hAnsi="Times New Roman" w:cs="Times New Roman"/>
                <w:color w:val="auto"/>
                <w:highlight w:val="none"/>
              </w:rPr>
              <w:t>环境条件</w:t>
            </w:r>
            <w:commentRangeEnd w:id="28"/>
            <w:r>
              <w:commentReference w:id="28"/>
            </w:r>
          </w:p>
        </w:tc>
        <w:tc>
          <w:tcPr>
            <w:tcW w:w="3593" w:type="dxa"/>
            <w:vAlign w:val="center"/>
          </w:tcPr>
          <w:p w14:paraId="5FCE013E">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正常工作</w:t>
            </w:r>
          </w:p>
        </w:tc>
        <w:tc>
          <w:tcPr>
            <w:tcW w:w="3456" w:type="dxa"/>
            <w:vAlign w:val="center"/>
          </w:tcPr>
          <w:p w14:paraId="076254F9">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运输及存储</w:t>
            </w:r>
          </w:p>
        </w:tc>
      </w:tr>
      <w:tr w14:paraId="5284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vAlign w:val="center"/>
          </w:tcPr>
          <w:p w14:paraId="11CDDDD0">
            <w:pPr>
              <w:rPr>
                <w:rFonts w:hint="default" w:ascii="Times New Roman" w:hAnsi="Times New Roman" w:cs="Times New Roman"/>
                <w:color w:val="auto"/>
                <w:highlight w:val="none"/>
              </w:rPr>
            </w:pPr>
          </w:p>
        </w:tc>
        <w:tc>
          <w:tcPr>
            <w:tcW w:w="3593" w:type="dxa"/>
            <w:vAlign w:val="center"/>
          </w:tcPr>
          <w:p w14:paraId="5DFB20E5">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温度：5℃～</w:t>
            </w:r>
            <w:del w:id="1146" w:author="WPS_1704800824" w:date="2026-08-07T15:27:11Z">
              <w:r>
                <w:rPr>
                  <w:rFonts w:hint="default" w:ascii="Times New Roman" w:hAnsi="Times New Roman" w:cs="Times New Roman"/>
                  <w:color w:val="auto"/>
                  <w:highlight w:val="none"/>
                  <w:lang w:val="en-US"/>
                </w:rPr>
                <w:delText>35</w:delText>
              </w:r>
            </w:del>
            <w:ins w:id="1147" w:author="WPS_1704800824" w:date="2026-08-07T15:27:12Z">
              <w:r>
                <w:rPr>
                  <w:rFonts w:hint="eastAsia" w:cs="Times New Roman"/>
                  <w:color w:val="auto"/>
                  <w:highlight w:val="none"/>
                  <w:lang w:val="en-US" w:eastAsia="zh-CN"/>
                </w:rPr>
                <w:t>40</w:t>
              </w:r>
            </w:ins>
            <w:r>
              <w:rPr>
                <w:rFonts w:hint="default" w:ascii="Times New Roman" w:hAnsi="Times New Roman" w:cs="Times New Roman"/>
                <w:color w:val="auto"/>
                <w:highlight w:val="none"/>
              </w:rPr>
              <w:t>℃</w:t>
            </w:r>
          </w:p>
        </w:tc>
        <w:tc>
          <w:tcPr>
            <w:tcW w:w="3456" w:type="dxa"/>
            <w:vAlign w:val="center"/>
          </w:tcPr>
          <w:p w14:paraId="0A550903">
            <w:pPr>
              <w:jc w:val="center"/>
              <w:rPr>
                <w:rFonts w:hint="default" w:ascii="Times New Roman" w:hAnsi="Times New Roman" w:cs="Times New Roman"/>
                <w:color w:val="auto"/>
                <w:highlight w:val="none"/>
              </w:rPr>
            </w:pPr>
            <w:ins w:id="1148" w:author="95%" w:date="2026-09-09T14:07:09Z">
              <w:r>
                <w:rPr>
                  <w:rFonts w:hint="eastAsia" w:cs="Times New Roman"/>
                  <w:color w:val="auto"/>
                  <w:highlight w:val="none"/>
                  <w:lang w:val="en-US" w:eastAsia="zh-CN"/>
                </w:rPr>
                <w:t>温度</w:t>
              </w:r>
            </w:ins>
            <w:ins w:id="1149" w:author="95%" w:date="2026-09-09T14:07:10Z">
              <w:r>
                <w:rPr>
                  <w:rFonts w:hint="eastAsia" w:cs="Times New Roman"/>
                  <w:color w:val="auto"/>
                  <w:highlight w:val="none"/>
                  <w:lang w:val="en-US" w:eastAsia="zh-CN"/>
                </w:rPr>
                <w:t>：</w:t>
              </w:r>
            </w:ins>
            <w:r>
              <w:rPr>
                <w:rFonts w:hint="default" w:ascii="Times New Roman" w:hAnsi="Times New Roman" w:cs="Times New Roman"/>
                <w:color w:val="auto"/>
                <w:highlight w:val="none"/>
              </w:rPr>
              <w:t>-25℃</w:t>
            </w:r>
            <w:del w:id="1150" w:author="95%" w:date="2026-09-09T14:06:55Z">
              <w:r>
                <w:rPr>
                  <w:rFonts w:hint="default" w:ascii="Times New Roman" w:hAnsi="Times New Roman" w:cs="Times New Roman"/>
                  <w:color w:val="auto"/>
                  <w:highlight w:val="none"/>
                </w:rPr>
                <w:delText xml:space="preserve"> </w:delText>
              </w:r>
            </w:del>
            <w:r>
              <w:rPr>
                <w:rFonts w:hint="default" w:ascii="Times New Roman" w:hAnsi="Times New Roman" w:cs="Times New Roman"/>
                <w:color w:val="auto"/>
                <w:highlight w:val="none"/>
              </w:rPr>
              <w:t>～</w:t>
            </w:r>
            <w:del w:id="1151" w:author="95%" w:date="2026-09-09T14:06:58Z">
              <w:r>
                <w:rPr>
                  <w:rFonts w:hint="default" w:ascii="Times New Roman" w:hAnsi="Times New Roman" w:cs="Times New Roman"/>
                  <w:color w:val="auto"/>
                  <w:highlight w:val="none"/>
                </w:rPr>
                <w:delText xml:space="preserve"> </w:delText>
              </w:r>
            </w:del>
            <w:del w:id="1152" w:author="95%" w:date="2026-09-09T14:06:48Z">
              <w:r>
                <w:rPr>
                  <w:rFonts w:hint="default" w:ascii="Times New Roman" w:hAnsi="Times New Roman" w:cs="Times New Roman"/>
                  <w:color w:val="auto"/>
                  <w:highlight w:val="none"/>
                </w:rPr>
                <w:delText>+</w:delText>
              </w:r>
            </w:del>
            <w:r>
              <w:rPr>
                <w:rFonts w:hint="default" w:ascii="Times New Roman" w:hAnsi="Times New Roman" w:cs="Times New Roman"/>
                <w:color w:val="auto"/>
                <w:highlight w:val="none"/>
              </w:rPr>
              <w:t>70℃</w:t>
            </w:r>
          </w:p>
        </w:tc>
      </w:tr>
      <w:tr w14:paraId="14C7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vAlign w:val="center"/>
          </w:tcPr>
          <w:p w14:paraId="2EB9ADF9">
            <w:pPr>
              <w:rPr>
                <w:rFonts w:hint="default" w:ascii="Times New Roman" w:hAnsi="Times New Roman" w:cs="Times New Roman"/>
                <w:color w:val="auto"/>
                <w:highlight w:val="none"/>
              </w:rPr>
            </w:pPr>
          </w:p>
        </w:tc>
        <w:tc>
          <w:tcPr>
            <w:tcW w:w="3593" w:type="dxa"/>
            <w:vAlign w:val="center"/>
          </w:tcPr>
          <w:p w14:paraId="30311088">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湿度：≤93%，无凝结</w:t>
            </w:r>
          </w:p>
        </w:tc>
        <w:tc>
          <w:tcPr>
            <w:tcW w:w="3456" w:type="dxa"/>
            <w:vAlign w:val="center"/>
          </w:tcPr>
          <w:p w14:paraId="01C28B8A">
            <w:pPr>
              <w:jc w:val="center"/>
              <w:rPr>
                <w:rFonts w:hint="default" w:ascii="Times New Roman" w:hAnsi="Times New Roman" w:cs="Times New Roman"/>
                <w:color w:val="auto"/>
                <w:highlight w:val="none"/>
              </w:rPr>
            </w:pPr>
            <w:ins w:id="1153" w:author="95%" w:date="2026-09-09T14:07:16Z">
              <w:r>
                <w:rPr>
                  <w:rFonts w:hint="eastAsia" w:cs="Times New Roman"/>
                  <w:color w:val="auto"/>
                  <w:highlight w:val="none"/>
                  <w:lang w:val="en-US" w:eastAsia="zh-CN"/>
                </w:rPr>
                <w:t>湿度：</w:t>
              </w:r>
            </w:ins>
            <w:r>
              <w:rPr>
                <w:rFonts w:hint="default" w:ascii="Times New Roman" w:hAnsi="Times New Roman" w:cs="Times New Roman"/>
                <w:color w:val="auto"/>
                <w:highlight w:val="none"/>
              </w:rPr>
              <w:t>≤93%，无凝结</w:t>
            </w:r>
          </w:p>
        </w:tc>
      </w:tr>
      <w:tr w14:paraId="2133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vAlign w:val="center"/>
          </w:tcPr>
          <w:p w14:paraId="28D40319">
            <w:pPr>
              <w:rPr>
                <w:rFonts w:hint="default" w:ascii="Times New Roman" w:hAnsi="Times New Roman" w:cs="Times New Roman"/>
                <w:color w:val="auto"/>
                <w:highlight w:val="none"/>
              </w:rPr>
            </w:pPr>
          </w:p>
        </w:tc>
        <w:tc>
          <w:tcPr>
            <w:tcW w:w="3593" w:type="dxa"/>
            <w:vAlign w:val="center"/>
          </w:tcPr>
          <w:p w14:paraId="4EB82812">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大气压：760</w:t>
            </w:r>
            <w:ins w:id="1154" w:author="95%" w:date="2026-09-09T14:07:35Z">
              <w:r>
                <w:rPr>
                  <w:rFonts w:hint="eastAsia" w:cs="Times New Roman"/>
                  <w:color w:val="auto"/>
                  <w:highlight w:val="none"/>
                  <w:lang w:val="en-US" w:eastAsia="zh-CN"/>
                </w:rPr>
                <w:t>h</w:t>
              </w:r>
            </w:ins>
            <w:ins w:id="1155" w:author="95%" w:date="2026-09-09T14:07:36Z">
              <w:r>
                <w:rPr>
                  <w:rFonts w:hint="eastAsia" w:cs="Times New Roman"/>
                  <w:color w:val="auto"/>
                  <w:highlight w:val="none"/>
                  <w:lang w:val="en-US" w:eastAsia="zh-CN"/>
                </w:rPr>
                <w:t>Pa</w:t>
              </w:r>
            </w:ins>
            <w:r>
              <w:rPr>
                <w:rFonts w:hint="default" w:ascii="Times New Roman" w:hAnsi="Times New Roman" w:cs="Times New Roman"/>
                <w:color w:val="auto"/>
                <w:highlight w:val="none"/>
              </w:rPr>
              <w:t>～1060 hPa</w:t>
            </w:r>
          </w:p>
        </w:tc>
        <w:tc>
          <w:tcPr>
            <w:tcW w:w="3456" w:type="dxa"/>
            <w:vAlign w:val="center"/>
          </w:tcPr>
          <w:p w14:paraId="62BF9648">
            <w:pPr>
              <w:jc w:val="center"/>
              <w:rPr>
                <w:rFonts w:hint="default" w:ascii="Times New Roman" w:hAnsi="Times New Roman" w:cs="Times New Roman"/>
                <w:color w:val="auto"/>
                <w:highlight w:val="none"/>
              </w:rPr>
            </w:pPr>
            <w:ins w:id="1156" w:author="95%" w:date="2026-09-09T14:07:21Z">
              <w:r>
                <w:rPr>
                  <w:rFonts w:hint="eastAsia" w:cs="Times New Roman"/>
                  <w:color w:val="auto"/>
                  <w:highlight w:val="none"/>
                  <w:lang w:val="en-US" w:eastAsia="zh-CN"/>
                </w:rPr>
                <w:t>大气压</w:t>
              </w:r>
            </w:ins>
            <w:ins w:id="1157" w:author="95%" w:date="2026-09-09T14:07:22Z">
              <w:r>
                <w:rPr>
                  <w:rFonts w:hint="eastAsia" w:cs="Times New Roman"/>
                  <w:color w:val="auto"/>
                  <w:highlight w:val="none"/>
                  <w:lang w:val="en-US" w:eastAsia="zh-CN"/>
                </w:rPr>
                <w:t>：</w:t>
              </w:r>
            </w:ins>
            <w:r>
              <w:rPr>
                <w:rFonts w:hint="default" w:ascii="Times New Roman" w:hAnsi="Times New Roman" w:cs="Times New Roman"/>
                <w:color w:val="auto"/>
                <w:highlight w:val="none"/>
              </w:rPr>
              <w:t>760</w:t>
            </w:r>
            <w:ins w:id="1158" w:author="95%" w:date="2026-09-09T14:07:39Z">
              <w:r>
                <w:rPr>
                  <w:rFonts w:hint="eastAsia" w:cs="Times New Roman"/>
                  <w:color w:val="auto"/>
                  <w:highlight w:val="none"/>
                  <w:lang w:val="en-US" w:eastAsia="zh-CN"/>
                </w:rPr>
                <w:t>h</w:t>
              </w:r>
            </w:ins>
            <w:ins w:id="1159" w:author="95%" w:date="2026-09-09T14:07:40Z">
              <w:r>
                <w:rPr>
                  <w:rFonts w:hint="eastAsia" w:cs="Times New Roman"/>
                  <w:color w:val="auto"/>
                  <w:highlight w:val="none"/>
                  <w:lang w:val="en-US" w:eastAsia="zh-CN"/>
                </w:rPr>
                <w:t>Pa</w:t>
              </w:r>
            </w:ins>
            <w:r>
              <w:rPr>
                <w:rFonts w:hint="default" w:ascii="Times New Roman" w:hAnsi="Times New Roman" w:cs="Times New Roman"/>
                <w:color w:val="auto"/>
                <w:highlight w:val="none"/>
              </w:rPr>
              <w:t>～1060 hPa</w:t>
            </w:r>
          </w:p>
        </w:tc>
      </w:tr>
      <w:tr w14:paraId="04FA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4" w:type="dxa"/>
            <w:gridSpan w:val="3"/>
          </w:tcPr>
          <w:p w14:paraId="13100DDE">
            <w:pPr>
              <w:rPr>
                <w:rFonts w:hint="default" w:ascii="Times New Roman" w:hAnsi="Times New Roman" w:cs="Times New Roman"/>
                <w:color w:val="auto"/>
                <w:highlight w:val="none"/>
              </w:rPr>
            </w:pPr>
            <w:r>
              <w:rPr>
                <w:rFonts w:hint="default" w:ascii="Times New Roman" w:hAnsi="Times New Roman" w:cs="Times New Roman"/>
                <w:color w:val="auto"/>
                <w:highlight w:val="none"/>
              </w:rPr>
              <w:t>注：压力值按百帕【hPa】给出，1 厘米水柱【cmH</w:t>
            </w:r>
            <w:r>
              <w:rPr>
                <w:rFonts w:hint="default" w:ascii="Times New Roman" w:hAnsi="Times New Roman" w:cs="Times New Roman"/>
                <w:color w:val="auto"/>
                <w:highlight w:val="none"/>
                <w:vertAlign w:val="subscript"/>
              </w:rPr>
              <w:t>2</w:t>
            </w:r>
            <w:r>
              <w:rPr>
                <w:rFonts w:hint="default" w:ascii="Times New Roman" w:hAnsi="Times New Roman" w:cs="Times New Roman"/>
                <w:color w:val="auto"/>
                <w:highlight w:val="none"/>
              </w:rPr>
              <w:t>O】= 0.98 hPa</w:t>
            </w:r>
          </w:p>
        </w:tc>
      </w:tr>
      <w:tr w14:paraId="0A7D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65EC3F69">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测试条件</w:t>
            </w:r>
          </w:p>
        </w:tc>
        <w:tc>
          <w:tcPr>
            <w:tcW w:w="7049" w:type="dxa"/>
            <w:gridSpan w:val="2"/>
            <w:vAlign w:val="center"/>
          </w:tcPr>
          <w:p w14:paraId="2823A15F">
            <w:pPr>
              <w:rPr>
                <w:rFonts w:hint="default" w:ascii="Times New Roman" w:hAnsi="Times New Roman" w:cs="Times New Roman"/>
                <w:color w:val="auto"/>
                <w:highlight w:val="none"/>
              </w:rPr>
            </w:pPr>
            <w:r>
              <w:rPr>
                <w:rFonts w:hint="default" w:ascii="Times New Roman" w:hAnsi="Times New Roman" w:cs="Times New Roman"/>
                <w:color w:val="auto"/>
                <w:highlight w:val="none"/>
              </w:rPr>
              <w:t>测试条件为 ATPD</w:t>
            </w:r>
          </w:p>
        </w:tc>
      </w:tr>
      <w:tr w14:paraId="7B50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65951166">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生产日期</w:t>
            </w:r>
          </w:p>
        </w:tc>
        <w:tc>
          <w:tcPr>
            <w:tcW w:w="7049" w:type="dxa"/>
            <w:gridSpan w:val="2"/>
            <w:vAlign w:val="center"/>
          </w:tcPr>
          <w:p w14:paraId="40CEF587">
            <w:pPr>
              <w:rPr>
                <w:rFonts w:hint="default" w:ascii="Times New Roman" w:hAnsi="Times New Roman" w:cs="Times New Roman"/>
                <w:color w:val="auto"/>
                <w:highlight w:val="none"/>
              </w:rPr>
            </w:pPr>
            <w:r>
              <w:rPr>
                <w:rFonts w:hint="default" w:ascii="Times New Roman" w:hAnsi="Times New Roman" w:cs="Times New Roman"/>
                <w:color w:val="auto"/>
                <w:highlight w:val="none"/>
              </w:rPr>
              <w:t>见呼吸机铭牌贴</w:t>
            </w:r>
          </w:p>
        </w:tc>
      </w:tr>
      <w:tr w14:paraId="0F29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720F6777">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使用期限</w:t>
            </w:r>
          </w:p>
        </w:tc>
        <w:tc>
          <w:tcPr>
            <w:tcW w:w="7049" w:type="dxa"/>
            <w:gridSpan w:val="2"/>
            <w:vAlign w:val="center"/>
          </w:tcPr>
          <w:p w14:paraId="6BB44932">
            <w:pPr>
              <w:rPr>
                <w:rFonts w:hint="eastAsia" w:cs="Times New Roman"/>
                <w:color w:val="auto"/>
                <w:highlight w:val="none"/>
                <w:lang w:eastAsia="zh-CN"/>
              </w:rPr>
            </w:pPr>
            <w:r>
              <w:rPr>
                <w:rFonts w:hint="default" w:ascii="Times New Roman" w:hAnsi="Times New Roman" w:cs="Times New Roman"/>
                <w:color w:val="auto"/>
                <w:highlight w:val="none"/>
              </w:rPr>
              <w:t>在按照说明书使用、维护、清洁的情况下，主机</w:t>
            </w:r>
            <w:r>
              <w:rPr>
                <w:rFonts w:hint="eastAsia" w:cs="Times New Roman"/>
                <w:color w:val="auto"/>
                <w:highlight w:val="none"/>
                <w:lang w:eastAsia="zh-CN"/>
              </w:rPr>
              <w:t>（</w:t>
            </w:r>
            <w:r>
              <w:rPr>
                <w:rFonts w:hint="eastAsia" w:cs="Times New Roman"/>
                <w:color w:val="auto"/>
                <w:highlight w:val="none"/>
                <w:lang w:val="en-US" w:eastAsia="zh-CN"/>
              </w:rPr>
              <w:t>含湿化器</w:t>
            </w:r>
            <w:r>
              <w:rPr>
                <w:rFonts w:hint="eastAsia" w:cs="Times New Roman"/>
                <w:color w:val="auto"/>
                <w:highlight w:val="none"/>
                <w:lang w:eastAsia="zh-CN"/>
              </w:rPr>
              <w:t>）</w:t>
            </w:r>
            <w:r>
              <w:rPr>
                <w:rFonts w:hint="default" w:ascii="Times New Roman" w:hAnsi="Times New Roman" w:cs="Times New Roman"/>
                <w:color w:val="auto"/>
                <w:highlight w:val="none"/>
              </w:rPr>
              <w:t>使用期限为五年</w:t>
            </w:r>
            <w:r>
              <w:rPr>
                <w:rFonts w:hint="eastAsia" w:cs="Times New Roman"/>
                <w:color w:val="auto"/>
                <w:highlight w:val="none"/>
                <w:lang w:eastAsia="zh-CN"/>
              </w:rPr>
              <w:t>。</w:t>
            </w:r>
          </w:p>
          <w:p w14:paraId="64AFF32D">
            <w:pPr>
              <w:rPr>
                <w:rFonts w:hint="default" w:cs="Times New Roman"/>
                <w:color w:val="auto"/>
                <w:highlight w:val="none"/>
                <w:lang w:val="en-US" w:eastAsia="zh-CN"/>
              </w:rPr>
            </w:pPr>
            <w:r>
              <w:rPr>
                <w:rFonts w:hint="eastAsia" w:cs="Times New Roman"/>
                <w:color w:val="auto"/>
                <w:highlight w:val="none"/>
                <w:lang w:val="en-US" w:eastAsia="zh-CN"/>
              </w:rPr>
              <w:t>呼吸管路、通气鼻罩参见相应的说明书。</w:t>
            </w:r>
          </w:p>
        </w:tc>
      </w:tr>
      <w:tr w14:paraId="407E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05D0C09F">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供电要求</w:t>
            </w:r>
          </w:p>
        </w:tc>
        <w:tc>
          <w:tcPr>
            <w:tcW w:w="7049" w:type="dxa"/>
            <w:gridSpan w:val="2"/>
            <w:vAlign w:val="center"/>
          </w:tcPr>
          <w:p w14:paraId="04343814">
            <w:pPr>
              <w:rPr>
                <w:rFonts w:hint="default" w:ascii="Times New Roman" w:hAnsi="Times New Roman" w:cs="Times New Roman"/>
                <w:color w:val="auto"/>
                <w:highlight w:val="none"/>
              </w:rPr>
            </w:pPr>
            <w:r>
              <w:rPr>
                <w:rFonts w:hint="default" w:ascii="Times New Roman" w:hAnsi="Times New Roman" w:cs="Times New Roman"/>
                <w:color w:val="auto"/>
                <w:highlight w:val="none"/>
              </w:rPr>
              <w:t>交流电压：</w:t>
            </w:r>
            <w:ins w:id="1160" w:author="WPS_1704800824" w:date="2026-08-14T10:20:17Z">
              <w:r>
                <w:rPr>
                  <w:rFonts w:hint="eastAsia" w:cs="Times New Roman"/>
                  <w:color w:val="auto"/>
                  <w:highlight w:val="none"/>
                  <w:lang w:val="en-US" w:eastAsia="zh-CN"/>
                </w:rPr>
                <w:t>1</w:t>
              </w:r>
            </w:ins>
            <w:ins w:id="1161" w:author="WPS_1704800824" w:date="2026-08-14T10:20:18Z">
              <w:r>
                <w:rPr>
                  <w:rFonts w:hint="eastAsia" w:cs="Times New Roman"/>
                  <w:color w:val="auto"/>
                  <w:highlight w:val="none"/>
                  <w:lang w:val="en-US" w:eastAsia="zh-CN"/>
                </w:rPr>
                <w:t>00</w:t>
              </w:r>
            </w:ins>
            <w:ins w:id="1162" w:author="WPS_1704800824" w:date="2026-08-14T10:20:20Z">
              <w:r>
                <w:rPr>
                  <w:rFonts w:hint="eastAsia" w:cs="Times New Roman"/>
                  <w:color w:val="auto"/>
                  <w:highlight w:val="none"/>
                  <w:lang w:val="en-US" w:eastAsia="zh-CN"/>
                </w:rPr>
                <w:t>~</w:t>
              </w:r>
            </w:ins>
            <w:r>
              <w:rPr>
                <w:rFonts w:hint="default" w:ascii="Times New Roman" w:hAnsi="Times New Roman" w:cs="Times New Roman"/>
                <w:color w:val="auto"/>
                <w:highlight w:val="none"/>
              </w:rPr>
              <w:t>2</w:t>
            </w:r>
            <w:del w:id="1163" w:author="WPS_1704800824" w:date="2026-08-14T10:20:23Z">
              <w:r>
                <w:rPr>
                  <w:rFonts w:hint="default" w:ascii="Times New Roman" w:hAnsi="Times New Roman" w:cs="Times New Roman"/>
                  <w:color w:val="auto"/>
                  <w:highlight w:val="none"/>
                  <w:lang w:val="en-US"/>
                </w:rPr>
                <w:delText>2</w:delText>
              </w:r>
            </w:del>
            <w:ins w:id="1164" w:author="WPS_1704800824" w:date="2026-08-14T10:20:23Z">
              <w:r>
                <w:rPr>
                  <w:rFonts w:hint="eastAsia" w:cs="Times New Roman"/>
                  <w:color w:val="auto"/>
                  <w:highlight w:val="none"/>
                  <w:lang w:val="en-US" w:eastAsia="zh-CN"/>
                </w:rPr>
                <w:t>4</w:t>
              </w:r>
            </w:ins>
            <w:r>
              <w:rPr>
                <w:rFonts w:hint="default" w:ascii="Times New Roman" w:hAnsi="Times New Roman" w:cs="Times New Roman"/>
                <w:color w:val="auto"/>
                <w:highlight w:val="none"/>
              </w:rPr>
              <w:t>0V</w:t>
            </w:r>
            <w:ins w:id="1165" w:author="WPS_1704800824" w:date="2026-08-14T10:20:59Z">
              <w:r>
                <w:rPr>
                  <w:rFonts w:hint="eastAsia" w:cs="Times New Roman"/>
                  <w:color w:val="auto"/>
                  <w:highlight w:val="none"/>
                  <w:lang w:val="en-US" w:eastAsia="zh-CN"/>
                </w:rPr>
                <w:t>~</w:t>
              </w:r>
            </w:ins>
            <w:del w:id="1166" w:author="WPS_1704800824" w:date="2026-08-14T10:20:25Z">
              <w:r>
                <w:rPr>
                  <w:rFonts w:hint="default" w:ascii="Times New Roman" w:hAnsi="Times New Roman" w:cs="Times New Roman"/>
                  <w:color w:val="auto"/>
                  <w:highlight w:val="none"/>
                </w:rPr>
                <w:delText>~</w:delText>
              </w:r>
            </w:del>
            <w:r>
              <w:rPr>
                <w:rFonts w:hint="default" w:ascii="Times New Roman" w:hAnsi="Times New Roman" w:cs="Times New Roman"/>
                <w:color w:val="auto"/>
                <w:highlight w:val="none"/>
              </w:rPr>
              <w:t>；频率 50</w:t>
            </w:r>
            <w:del w:id="1167" w:author="WPS_1704800824" w:date="2026-08-14T10:21:04Z">
              <w:r>
                <w:rPr>
                  <w:rFonts w:hint="default" w:ascii="Times New Roman" w:hAnsi="Times New Roman" w:cs="Times New Roman"/>
                  <w:color w:val="auto"/>
                  <w:highlight w:val="none"/>
                </w:rPr>
                <w:delText xml:space="preserve"> Hz</w:delText>
              </w:r>
            </w:del>
            <w:ins w:id="1168" w:author="WPS_1704800824" w:date="2026-08-14T10:20:29Z">
              <w:r>
                <w:rPr>
                  <w:rFonts w:hint="eastAsia" w:cs="Times New Roman"/>
                  <w:color w:val="auto"/>
                  <w:highlight w:val="none"/>
                  <w:lang w:val="en-US" w:eastAsia="zh-CN"/>
                </w:rPr>
                <w:t>~</w:t>
              </w:r>
            </w:ins>
            <w:ins w:id="1169" w:author="WPS_1704800824" w:date="2026-08-14T10:20:30Z">
              <w:r>
                <w:rPr>
                  <w:rFonts w:hint="eastAsia" w:cs="Times New Roman"/>
                  <w:color w:val="auto"/>
                  <w:highlight w:val="none"/>
                  <w:lang w:val="en-US" w:eastAsia="zh-CN"/>
                </w:rPr>
                <w:t>60</w:t>
              </w:r>
            </w:ins>
            <w:ins w:id="1170" w:author="WPS_1704800824" w:date="2026-08-14T10:20:32Z">
              <w:r>
                <w:rPr>
                  <w:rFonts w:hint="eastAsia" w:cs="Times New Roman"/>
                  <w:color w:val="auto"/>
                  <w:highlight w:val="none"/>
                  <w:lang w:val="en-US" w:eastAsia="zh-CN"/>
                </w:rPr>
                <w:t>Hz</w:t>
              </w:r>
            </w:ins>
            <w:r>
              <w:rPr>
                <w:rFonts w:hint="default" w:ascii="Times New Roman" w:hAnsi="Times New Roman" w:cs="Times New Roman"/>
                <w:color w:val="auto"/>
                <w:highlight w:val="none"/>
              </w:rPr>
              <w:t>；</w:t>
            </w:r>
          </w:p>
          <w:p w14:paraId="0F5CF5F3">
            <w:pPr>
              <w:rPr>
                <w:rFonts w:hint="default" w:ascii="Times New Roman" w:hAnsi="Times New Roman" w:cs="Times New Roman"/>
                <w:color w:val="auto"/>
                <w:highlight w:val="none"/>
                <w:lang w:val="en-US"/>
              </w:rPr>
            </w:pPr>
            <w:r>
              <w:rPr>
                <w:rFonts w:hint="default" w:ascii="Times New Roman" w:hAnsi="Times New Roman" w:cs="Times New Roman"/>
                <w:color w:val="auto"/>
                <w:highlight w:val="yellow"/>
                <w:rPrChange w:id="1171" w:author="WPS_1704800824" w:date="2026-08-13T18:03:52Z">
                  <w:rPr>
                    <w:rFonts w:hint="default" w:ascii="Times New Roman" w:hAnsi="Times New Roman" w:cs="Times New Roman"/>
                    <w:color w:val="auto"/>
                    <w:highlight w:val="none"/>
                  </w:rPr>
                </w:rPrChange>
              </w:rPr>
              <w:t>输入</w:t>
            </w:r>
            <w:del w:id="1172" w:author="WPS_1704800824" w:date="2026-08-14T09:54:23Z">
              <w:r>
                <w:rPr>
                  <w:rFonts w:hint="default" w:ascii="Times New Roman" w:hAnsi="Times New Roman" w:cs="Times New Roman"/>
                  <w:color w:val="auto"/>
                  <w:highlight w:val="yellow"/>
                  <w:rPrChange w:id="1173" w:author="WPS_1704800824" w:date="2026-08-13T18:03:52Z">
                    <w:rPr>
                      <w:rFonts w:hint="default" w:ascii="Times New Roman" w:hAnsi="Times New Roman" w:cs="Times New Roman"/>
                      <w:color w:val="auto"/>
                      <w:highlight w:val="none"/>
                    </w:rPr>
                  </w:rPrChange>
                </w:rPr>
                <w:delText>功率</w:delText>
              </w:r>
            </w:del>
            <w:ins w:id="1174" w:author="WPS_1704800824" w:date="2026-08-14T09:54:24Z">
              <w:r>
                <w:rPr>
                  <w:rFonts w:hint="eastAsia" w:cs="Times New Roman"/>
                  <w:color w:val="auto"/>
                  <w:highlight w:val="yellow"/>
                  <w:lang w:val="en-US" w:eastAsia="zh-CN"/>
                </w:rPr>
                <w:t>电流</w:t>
              </w:r>
            </w:ins>
            <w:r>
              <w:rPr>
                <w:rFonts w:hint="default" w:ascii="Times New Roman" w:hAnsi="Times New Roman" w:cs="Times New Roman"/>
                <w:color w:val="auto"/>
                <w:highlight w:val="yellow"/>
                <w:rPrChange w:id="1175" w:author="WPS_1704800824" w:date="2026-08-13T18:03:52Z">
                  <w:rPr>
                    <w:rFonts w:hint="default" w:ascii="Times New Roman" w:hAnsi="Times New Roman" w:cs="Times New Roman"/>
                    <w:color w:val="auto"/>
                    <w:highlight w:val="none"/>
                  </w:rPr>
                </w:rPrChange>
              </w:rPr>
              <w:t>：</w:t>
            </w:r>
            <w:ins w:id="1176" w:author="WPS_1704800824" w:date="2026-08-14T09:49:31Z">
              <w:r>
                <w:rPr>
                  <w:rFonts w:hint="eastAsia" w:cs="Times New Roman"/>
                  <w:color w:val="auto"/>
                  <w:highlight w:val="yellow"/>
                  <w:lang w:val="en-US" w:eastAsia="zh-CN"/>
                </w:rPr>
                <w:t>1.5</w:t>
              </w:r>
            </w:ins>
            <w:ins w:id="1177" w:author="WPS_1704800824" w:date="2026-04-20T10:15:02Z">
              <w:r>
                <w:rPr>
                  <w:rFonts w:hint="eastAsia" w:cs="Times New Roman"/>
                  <w:color w:val="auto"/>
                  <w:highlight w:val="yellow"/>
                  <w:lang w:val="en-US" w:eastAsia="zh-CN"/>
                  <w:rPrChange w:id="1178" w:author="WPS_1704800824" w:date="2026-08-13T18:03:52Z">
                    <w:rPr>
                      <w:rFonts w:hint="eastAsia" w:cs="Times New Roman"/>
                      <w:color w:val="auto"/>
                      <w:highlight w:val="none"/>
                      <w:lang w:val="en-US" w:eastAsia="zh-CN"/>
                    </w:rPr>
                  </w:rPrChange>
                </w:rPr>
                <w:t>A</w:t>
              </w:r>
            </w:ins>
            <w:ins w:id="1179" w:author="WPS_1704800824" w:date="2026-08-14T10:21:11Z">
              <w:r>
                <w:rPr>
                  <w:rFonts w:hint="eastAsia" w:cs="Times New Roman"/>
                  <w:color w:val="auto"/>
                  <w:highlight w:val="yellow"/>
                  <w:lang w:val="en-US" w:eastAsia="zh-CN"/>
                </w:rPr>
                <w:t xml:space="preserve"> </w:t>
              </w:r>
            </w:ins>
            <w:ins w:id="1180" w:author="WPS_1704800824" w:date="2026-08-14T10:21:17Z">
              <w:r>
                <w:rPr>
                  <w:rFonts w:hint="eastAsia" w:cs="Times New Roman"/>
                  <w:color w:val="auto"/>
                  <w:highlight w:val="yellow"/>
                  <w:lang w:val="en-US" w:eastAsia="zh-CN"/>
                </w:rPr>
                <w:t>M</w:t>
              </w:r>
            </w:ins>
            <w:ins w:id="1181" w:author="WPS_1704800824" w:date="2026-08-14T10:21:18Z">
              <w:r>
                <w:rPr>
                  <w:rFonts w:hint="eastAsia" w:cs="Times New Roman"/>
                  <w:color w:val="auto"/>
                  <w:highlight w:val="yellow"/>
                  <w:lang w:val="en-US" w:eastAsia="zh-CN"/>
                </w:rPr>
                <w:t>ax</w:t>
              </w:r>
            </w:ins>
          </w:p>
        </w:tc>
      </w:tr>
      <w:tr w14:paraId="467A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495" w:type="dxa"/>
            <w:vAlign w:val="center"/>
          </w:tcPr>
          <w:p w14:paraId="0A20ABC3">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安全类型</w:t>
            </w:r>
          </w:p>
        </w:tc>
        <w:tc>
          <w:tcPr>
            <w:tcW w:w="7049" w:type="dxa"/>
            <w:gridSpan w:val="2"/>
            <w:vAlign w:val="center"/>
          </w:tcPr>
          <w:p w14:paraId="77AC7613">
            <w:pPr>
              <w:rPr>
                <w:rFonts w:hint="default" w:ascii="Times New Roman" w:hAnsi="Times New Roman" w:cs="Times New Roman"/>
                <w:color w:val="auto"/>
                <w:highlight w:val="none"/>
              </w:rPr>
            </w:pPr>
            <w:r>
              <w:rPr>
                <w:rFonts w:hint="default" w:ascii="Times New Roman" w:hAnsi="Times New Roman" w:cs="Times New Roman"/>
                <w:color w:val="auto"/>
                <w:highlight w:val="none"/>
              </w:rPr>
              <mc:AlternateContent>
                <mc:Choice Requires="wpg">
                  <w:drawing>
                    <wp:inline distT="0" distB="0" distL="0" distR="0">
                      <wp:extent cx="201930" cy="196850"/>
                      <wp:effectExtent l="635" t="635" r="635" b="5715"/>
                      <wp:docPr id="38" name="组合 38"/>
                      <wp:cNvGraphicFramePr/>
                      <a:graphic xmlns:a="http://schemas.openxmlformats.org/drawingml/2006/main">
                        <a:graphicData uri="http://schemas.microsoft.com/office/word/2010/wordprocessingGroup">
                          <wpg:wgp>
                            <wpg:cNvGrpSpPr/>
                            <wpg:grpSpPr>
                              <a:xfrm>
                                <a:off x="0" y="0"/>
                                <a:ext cx="201930" cy="196850"/>
                                <a:chOff x="0" y="0"/>
                                <a:chExt cx="201930" cy="196850"/>
                              </a:xfrm>
                            </wpg:grpSpPr>
                            <wpg:grpSp>
                              <wpg:cNvPr id="42" name="组合 640"/>
                              <wpg:cNvGrpSpPr/>
                              <wpg:grpSpPr>
                                <a:xfrm>
                                  <a:off x="0" y="0"/>
                                  <a:ext cx="201930" cy="196850"/>
                                  <a:chOff x="0" y="0"/>
                                  <a:chExt cx="201930" cy="196850"/>
                                </a:xfrm>
                              </wpg:grpSpPr>
                              <wps:wsp>
                                <wps:cNvPr id="641" name="直接连接符 641"/>
                                <wps:cNvCnPr/>
                                <wps:spPr>
                                  <a:xfrm>
                                    <a:off x="0" y="190500"/>
                                    <a:ext cx="201930" cy="0"/>
                                  </a:xfrm>
                                  <a:prstGeom prst="line">
                                    <a:avLst/>
                                  </a:prstGeom>
                                  <a:solidFill>
                                    <a:srgbClr val="FFFFFF"/>
                                  </a:solidFill>
                                  <a:ln w="11377">
                                    <a:solidFill>
                                      <a:srgbClr val="000000"/>
                                    </a:solidFill>
                                    <a:miter lim="800000"/>
                                  </a:ln>
                                </wps:spPr>
                                <wps:bodyPr/>
                              </wps:wsp>
                              <wps:wsp>
                                <wps:cNvPr id="642" name="直接连接符 642"/>
                                <wps:cNvCnPr/>
                                <wps:spPr>
                                  <a:xfrm>
                                    <a:off x="195580" y="0"/>
                                    <a:ext cx="0" cy="196850"/>
                                  </a:xfrm>
                                  <a:prstGeom prst="line">
                                    <a:avLst/>
                                  </a:prstGeom>
                                  <a:solidFill>
                                    <a:srgbClr val="FFFFFF"/>
                                  </a:solidFill>
                                  <a:ln w="11377">
                                    <a:solidFill>
                                      <a:srgbClr val="000000"/>
                                    </a:solidFill>
                                    <a:miter lim="800000"/>
                                  </a:ln>
                                </wps:spPr>
                                <wps:bodyPr/>
                              </wps:wsp>
                              <wps:wsp>
                                <wps:cNvPr id="643" name="直接连接符 643"/>
                                <wps:cNvCnPr/>
                                <wps:spPr>
                                  <a:xfrm>
                                    <a:off x="0" y="5080"/>
                                    <a:ext cx="201930" cy="0"/>
                                  </a:xfrm>
                                  <a:prstGeom prst="line">
                                    <a:avLst/>
                                  </a:prstGeom>
                                  <a:solidFill>
                                    <a:srgbClr val="FFFFFF"/>
                                  </a:solidFill>
                                  <a:ln w="11377">
                                    <a:solidFill>
                                      <a:srgbClr val="000000"/>
                                    </a:solidFill>
                                    <a:miter lim="800000"/>
                                  </a:ln>
                                </wps:spPr>
                                <wps:bodyPr/>
                              </wps:wsp>
                              <wps:wsp>
                                <wps:cNvPr id="645" name="直接连接符 645"/>
                                <wps:cNvCnPr/>
                                <wps:spPr>
                                  <a:xfrm>
                                    <a:off x="5080" y="0"/>
                                    <a:ext cx="0" cy="196850"/>
                                  </a:xfrm>
                                  <a:prstGeom prst="line">
                                    <a:avLst/>
                                  </a:prstGeom>
                                  <a:solidFill>
                                    <a:srgbClr val="FFFFFF"/>
                                  </a:solidFill>
                                  <a:ln w="11377">
                                    <a:solidFill>
                                      <a:srgbClr val="000000"/>
                                    </a:solidFill>
                                    <a:miter lim="800000"/>
                                  </a:ln>
                                </wps:spPr>
                                <wps:bodyPr/>
                              </wps:wsp>
                              <wps:wsp>
                                <wps:cNvPr id="646" name="矩形 646"/>
                                <wps:cNvSpPr/>
                                <wps:spPr>
                                  <a:xfrm>
                                    <a:off x="43180" y="45720"/>
                                    <a:ext cx="114300" cy="100330"/>
                                  </a:xfrm>
                                  <a:prstGeom prst="rect">
                                    <a:avLst/>
                                  </a:prstGeom>
                                  <a:solidFill>
                                    <a:srgbClr val="FFFFFF"/>
                                  </a:solidFill>
                                </wps:spPr>
                                <wps:bodyPr/>
                              </wps:wsp>
                            </wpg:grpSp>
                            <wps:wsp>
                              <wps:cNvPr id="647" name="直接连接符 647"/>
                              <wps:cNvCnPr/>
                              <wps:spPr>
                                <a:xfrm>
                                  <a:off x="38100" y="146050"/>
                                  <a:ext cx="125730" cy="0"/>
                                </a:xfrm>
                                <a:prstGeom prst="line">
                                  <a:avLst/>
                                </a:prstGeom>
                                <a:solidFill>
                                  <a:srgbClr val="FFFFFF"/>
                                </a:solidFill>
                                <a:ln w="11377">
                                  <a:solidFill>
                                    <a:srgbClr val="000000"/>
                                  </a:solidFill>
                                  <a:miter lim="800000"/>
                                </a:ln>
                              </wps:spPr>
                              <wps:bodyPr/>
                            </wps:wsp>
                            <wps:wsp>
                              <wps:cNvPr id="648" name="直接连接符 648"/>
                              <wps:cNvCnPr/>
                              <wps:spPr>
                                <a:xfrm>
                                  <a:off x="157480" y="40640"/>
                                  <a:ext cx="0" cy="111760"/>
                                </a:xfrm>
                                <a:prstGeom prst="line">
                                  <a:avLst/>
                                </a:prstGeom>
                                <a:solidFill>
                                  <a:srgbClr val="FFFFFF"/>
                                </a:solidFill>
                                <a:ln w="11377">
                                  <a:solidFill>
                                    <a:srgbClr val="000000"/>
                                  </a:solidFill>
                                  <a:miter lim="800000"/>
                                </a:ln>
                              </wps:spPr>
                              <wps:bodyPr/>
                            </wps:wsp>
                            <wps:wsp>
                              <wps:cNvPr id="649" name="直接连接符 649"/>
                              <wps:cNvCnPr/>
                              <wps:spPr>
                                <a:xfrm>
                                  <a:off x="38100" y="45720"/>
                                  <a:ext cx="125730" cy="0"/>
                                </a:xfrm>
                                <a:prstGeom prst="line">
                                  <a:avLst/>
                                </a:prstGeom>
                                <a:solidFill>
                                  <a:srgbClr val="FFFFFF"/>
                                </a:solidFill>
                                <a:ln w="11377">
                                  <a:solidFill>
                                    <a:srgbClr val="000000"/>
                                  </a:solidFill>
                                  <a:miter lim="800000"/>
                                </a:ln>
                              </wps:spPr>
                              <wps:bodyPr/>
                            </wps:wsp>
                            <wps:wsp>
                              <wps:cNvPr id="650" name="直接连接符 650"/>
                              <wps:cNvCnPr/>
                              <wps:spPr>
                                <a:xfrm>
                                  <a:off x="43180" y="40640"/>
                                  <a:ext cx="0" cy="111760"/>
                                </a:xfrm>
                                <a:prstGeom prst="line">
                                  <a:avLst/>
                                </a:prstGeom>
                                <a:solidFill>
                                  <a:srgbClr val="FFFFFF"/>
                                </a:solidFill>
                                <a:ln w="11377">
                                  <a:solidFill>
                                    <a:srgbClr val="000000"/>
                                  </a:solidFill>
                                  <a:miter lim="800000"/>
                                </a:ln>
                              </wps:spPr>
                              <wps:bodyPr/>
                            </wps:wsp>
                          </wpg:wgp>
                        </a:graphicData>
                      </a:graphic>
                    </wp:inline>
                  </w:drawing>
                </mc:Choice>
                <mc:Fallback>
                  <w:pict>
                    <v:group id="组合 38" o:spid="_x0000_s1026" o:spt="203" style="height:15.5pt;width:15.9pt;" coordsize="201930,196850" o:gfxdata="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eOZ5tIAAAADAQAADwAAAAAAAAABACAAAAAiAAAAZHJzL2Rvd25yZXYueG1s&#10;UEsBAhQAFAAAAAgAh07iQIW9O51UAwAACxQAAA4AAAAAAAAAAQAgAAAAIQEAAGRycy9lMm9Eb2Mu&#10;eG1sUEsFBgAAAAAGAAYAWQEAAOcGAAAAAA==&#10;">
                      <o:lock v:ext="edit" aspectratio="f"/>
                      <v:group id="组合 640" o:spid="_x0000_s1026" o:spt="203" style="position:absolute;left:0;top:0;height:196850;width:201930;" coordsize="201930,196850"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line id="直接连接符 641" o:spid="_x0000_s1026" o:spt="20" style="position:absolute;left:0;top:190500;height:0;width:201930;" fillcolor="#FFFFFF" filled="t" stroked="t" coordsize="21600,21600" o:gfxdata="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A/AG/&#10;AAAA3AAAAA8AAAAAAAAAAQAgAAAAIgAAAGRycy9kb3ducmV2LnhtbFBLAQIUABQAAAAIAIdO4kAz&#10;LwWeOwAAADkAAAAQAAAAAAAAAAEAIAAAAA4BAABkcnMvc2hhcGV4bWwueG1sUEsFBgAAAAAGAAYA&#10;WwEAALgDAAAAAA==&#10;">
                          <v:fill on="t" focussize="0,0"/>
                          <v:stroke weight="0.895826771653543pt" color="#000000" miterlimit="8" joinstyle="miter"/>
                          <v:imagedata o:title=""/>
                          <o:lock v:ext="edit" aspectratio="f"/>
                        </v:line>
                        <v:line id="直接连接符 642" o:spid="_x0000_s1026" o:spt="20" style="position:absolute;left:195580;top:0;height:196850;width:0;" fillcolor="#FFFFFF" filled="t" stroked="t" coordsize="21600,21600" o:gfxdata="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SYna/&#10;AAAA3AAAAA8AAAAAAAAAAQAgAAAAIgAAAGRycy9kb3ducmV2LnhtbFBLAQIUABQAAAAIAIdO4kAz&#10;LwWeOwAAADkAAAAQAAAAAAAAAAEAIAAAAA4BAABkcnMvc2hhcGV4bWwueG1sUEsFBgAAAAAGAAYA&#10;WwEAALgDAAAAAA==&#10;">
                          <v:fill on="t" focussize="0,0"/>
                          <v:stroke weight="0.895826771653543pt" color="#000000" miterlimit="8" joinstyle="miter"/>
                          <v:imagedata o:title=""/>
                          <o:lock v:ext="edit" aspectratio="f"/>
                        </v:line>
                        <v:line id="直接连接符 643" o:spid="_x0000_s1026" o:spt="20" style="position:absolute;left:0;top:5080;height:0;width:201930;" fillcolor="#FFFFFF" filled="t" stroked="t" coordsize="21600,21600" o:gfxdata="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7H7b4A&#10;AADcAAAADwAAAAAAAAABACAAAAAiAAAAZHJzL2Rvd25yZXYueG1sUEsBAhQAFAAAAAgAh07iQDMv&#10;BZ47AAAAOQAAABAAAAAAAAAAAQAgAAAADQEAAGRycy9zaGFwZXhtbC54bWxQSwUGAAAAAAYABgBb&#10;AQAAtwMAAAAA&#10;">
                          <v:fill on="t" focussize="0,0"/>
                          <v:stroke weight="0.895826771653543pt" color="#000000" miterlimit="8" joinstyle="miter"/>
                          <v:imagedata o:title=""/>
                          <o:lock v:ext="edit" aspectratio="f"/>
                        </v:line>
                        <v:line id="直接连接符 645" o:spid="_x0000_s1026" o:spt="20" style="position:absolute;left:5080;top:0;height:196850;width:0;" fillcolor="#FFFFFF" filled="t" stroked="t" coordsize="21600,21600" o:gfxdata="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O/oCvQAA&#10;ANwAAAAPAAAAAAAAAAEAIAAAACIAAABkcnMvZG93bnJldi54bWxQSwECFAAUAAAACACHTuJAMy8F&#10;njsAAAA5AAAAEAAAAAAAAAABACAAAAAMAQAAZHJzL3NoYXBleG1sLnhtbFBLBQYAAAAABgAGAFsB&#10;AAC2AwAAAAA=&#10;">
                          <v:fill on="t" focussize="0,0"/>
                          <v:stroke weight="0.895826771653543pt" color="#000000" miterlimit="8" joinstyle="miter"/>
                          <v:imagedata o:title=""/>
                          <o:lock v:ext="edit" aspectratio="f"/>
                        </v:line>
                        <v:rect id="矩形 646" o:spid="_x0000_s1026" o:spt="1" style="position:absolute;left:43180;top:45720;height:100330;width:114300;" fillcolor="#FFFFFF" filled="t" stroked="f" coordsize="21600,21600" o:gfxdata="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zPu974A&#10;AADcAAAADwAAAAAAAAABACAAAAAiAAAAZHJzL2Rvd25yZXYueG1sUEsBAhQAFAAAAAgAh07iQDMv&#10;BZ47AAAAOQAAABAAAAAAAAAAAQAgAAAADQEAAGRycy9zaGFwZXhtbC54bWxQSwUGAAAAAAYABgBb&#10;AQAAtwMAAAAA&#10;">
                          <v:fill on="t" focussize="0,0"/>
                          <v:stroke on="f"/>
                          <v:imagedata o:title=""/>
                          <o:lock v:ext="edit" aspectratio="f"/>
                        </v:rect>
                      </v:group>
                      <v:line id="直接连接符 647" o:spid="_x0000_s1026" o:spt="20" style="position:absolute;left:38100;top:146050;height:0;width:125730;" fillcolor="#FFFFFF" filled="t" stroked="t" coordsize="21600,21600" o:gfxdata="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lwe6/&#10;AAAA3AAAAA8AAAAAAAAAAQAgAAAAIgAAAGRycy9kb3ducmV2LnhtbFBLAQIUABQAAAAIAIdO4kAz&#10;LwWeOwAAADkAAAAQAAAAAAAAAAEAIAAAAA4BAABkcnMvc2hhcGV4bWwueG1sUEsFBgAAAAAGAAYA&#10;WwEAALgDAAAAAA==&#10;">
                        <v:fill on="t" focussize="0,0"/>
                        <v:stroke weight="0.895826771653543pt" color="#000000" miterlimit="8" joinstyle="miter"/>
                        <v:imagedata o:title=""/>
                        <o:lock v:ext="edit" aspectratio="f"/>
                      </v:line>
                      <v:line id="直接连接符 648" o:spid="_x0000_s1026" o:spt="20" style="position:absolute;left:157480;top:40640;height:111760;width:0;" fillcolor="#FFFFFF" filled="t" stroked="t" coordsize="21600,21600" o:gfxdata="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OlWcugAAANwA&#10;AAAPAAAAAAAAAAEAIAAAACIAAABkcnMvZG93bnJldi54bWxQSwECFAAUAAAACACHTuJAMy8FnjsA&#10;AAA5AAAAEAAAAAAAAAABACAAAAAJAQAAZHJzL3NoYXBleG1sLnhtbFBLBQYAAAAABgAGAFsBAACz&#10;AwAAAAA=&#10;">
                        <v:fill on="t" focussize="0,0"/>
                        <v:stroke weight="0.895826771653543pt" color="#000000" miterlimit="8" joinstyle="miter"/>
                        <v:imagedata o:title=""/>
                        <o:lock v:ext="edit" aspectratio="f"/>
                      </v:line>
                      <v:line id="直接连接符 649" o:spid="_x0000_s1026" o:spt="20" style="position:absolute;left:38100;top:45720;height:0;width:125730;" fillcolor="#FFFFFF" filled="t" stroked="t" coordsize="21600,21600" o:gfxdata="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dvAHvQAA&#10;ANwAAAAPAAAAAAAAAAEAIAAAACIAAABkcnMvZG93bnJldi54bWxQSwECFAAUAAAACACHTuJAMy8F&#10;njsAAAA5AAAAEAAAAAAAAAABACAAAAAMAQAAZHJzL3NoYXBleG1sLnhtbFBLBQYAAAAABgAGAFsB&#10;AAC2AwAAAAA=&#10;">
                        <v:fill on="t" focussize="0,0"/>
                        <v:stroke weight="0.895826771653543pt" color="#000000" miterlimit="8" joinstyle="miter"/>
                        <v:imagedata o:title=""/>
                        <o:lock v:ext="edit" aspectratio="f"/>
                      </v:line>
                      <v:line id="直接连接符 650" o:spid="_x0000_s1026" o:spt="20" style="position:absolute;left:43180;top:40640;height:111760;width:0;" fillcolor="#FFFFFF" filled="t" stroked="t" coordsize="21600,21600" o:gfxdata="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lc9HugAAANwA&#10;AAAPAAAAAAAAAAEAIAAAACIAAABkcnMvZG93bnJldi54bWxQSwECFAAUAAAACACHTuJAMy8FnjsA&#10;AAA5AAAAEAAAAAAAAAABACAAAAAJAQAAZHJzL3NoYXBleG1sLnhtbFBLBQYAAAAABgAGAFsBAACz&#10;AwAAAAA=&#10;">
                        <v:fill on="t" focussize="0,0"/>
                        <v:stroke weight="0.895826771653543pt" color="#000000" miterlimit="8" joinstyle="miter"/>
                        <v:imagedata o:title=""/>
                        <o:lock v:ext="edit" aspectratio="f"/>
                      </v:line>
                      <w10:wrap type="none"/>
                      <w10:anchorlock/>
                    </v:group>
                  </w:pict>
                </mc:Fallback>
              </mc:AlternateContent>
            </w:r>
            <w:r>
              <w:rPr>
                <w:rFonts w:hint="default" w:ascii="Times New Roman" w:hAnsi="Times New Roman" w:cs="Times New Roman"/>
                <w:color w:val="auto"/>
                <w:highlight w:val="none"/>
              </w:rPr>
              <w:t>(II型)</w:t>
            </w:r>
            <w:del w:id="1182" w:author="95%" w:date="2026-09-15T15:17:12Z">
              <w:r>
                <w:rPr>
                  <w:rFonts w:hint="default" w:ascii="Times New Roman" w:hAnsi="Times New Roman" w:cs="Times New Roman"/>
                  <w:color w:val="auto"/>
                  <w:highlight w:val="none"/>
                </w:rPr>
                <w:delText>，</w:delText>
              </w:r>
            </w:del>
            <w:del w:id="1183" w:author="95%" w:date="2026-09-15T15:17:10Z">
              <w:r>
                <w:rPr>
                  <w:rFonts w:hint="default" w:ascii="Times New Roman" w:hAnsi="Times New Roman" w:cs="Times New Roman"/>
                  <w:color w:val="auto"/>
                  <w:highlight w:val="none"/>
                </w:rPr>
                <w:drawing>
                  <wp:inline distT="0" distB="0" distL="0" distR="0">
                    <wp:extent cx="182880" cy="180340"/>
                    <wp:effectExtent l="0" t="0" r="7620" b="1016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Picture 6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82880" cy="180340"/>
                            </a:xfrm>
                            <a:prstGeom prst="rect">
                              <a:avLst/>
                            </a:prstGeom>
                            <a:noFill/>
                          </pic:spPr>
                        </pic:pic>
                      </a:graphicData>
                    </a:graphic>
                  </wp:inline>
                </w:drawing>
              </w:r>
            </w:del>
            <w:del w:id="1185" w:author="95%" w:date="2026-09-15T15:17:10Z">
              <w:r>
                <w:rPr>
                  <w:rFonts w:hint="default" w:ascii="Times New Roman" w:hAnsi="Times New Roman" w:cs="Times New Roman"/>
                  <w:color w:val="auto"/>
                  <w:highlight w:val="none"/>
                </w:rPr>
                <w:delText xml:space="preserve"> （BF型）</w:delText>
              </w:r>
            </w:del>
          </w:p>
        </w:tc>
      </w:tr>
      <w:tr w14:paraId="5915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ins w:id="1186" w:author="95%" w:date="2026-09-15T15:17:02Z"/>
        </w:trPr>
        <w:tc>
          <w:tcPr>
            <w:tcW w:w="1495" w:type="dxa"/>
            <w:vAlign w:val="center"/>
          </w:tcPr>
          <w:p w14:paraId="570E26FE">
            <w:pPr>
              <w:jc w:val="center"/>
              <w:rPr>
                <w:ins w:id="1187" w:author="95%" w:date="2026-09-15T15:17:02Z"/>
                <w:rFonts w:hint="default" w:ascii="Times New Roman" w:hAnsi="Times New Roman" w:eastAsia="SimSun" w:cs="Times New Roman"/>
                <w:color w:val="auto"/>
                <w:highlight w:val="none"/>
                <w:lang w:val="en-US" w:eastAsia="zh-CN"/>
              </w:rPr>
            </w:pPr>
            <w:ins w:id="1188" w:author="95%" w:date="2026-09-15T15:17:06Z">
              <w:r>
                <w:rPr>
                  <w:rFonts w:hint="eastAsia" w:cs="Times New Roman"/>
                  <w:color w:val="auto"/>
                  <w:highlight w:val="none"/>
                  <w:lang w:val="en-US" w:eastAsia="zh-CN"/>
                </w:rPr>
                <w:t>设备类型</w:t>
              </w:r>
            </w:ins>
          </w:p>
        </w:tc>
        <w:tc>
          <w:tcPr>
            <w:tcW w:w="7049" w:type="dxa"/>
            <w:gridSpan w:val="2"/>
            <w:vAlign w:val="center"/>
          </w:tcPr>
          <w:p w14:paraId="22C4C979">
            <w:pPr>
              <w:rPr>
                <w:ins w:id="1189" w:author="95%" w:date="2026-09-15T15:17:16Z"/>
                <w:rFonts w:hint="default" w:ascii="Times New Roman" w:hAnsi="Times New Roman" w:cs="Times New Roman"/>
                <w:color w:val="auto"/>
                <w:highlight w:val="none"/>
              </w:rPr>
            </w:pPr>
            <w:ins w:id="1190" w:author="95%" w:date="2026-09-15T15:17:10Z">
              <w:r>
                <w:rPr>
                  <w:rFonts w:hint="default" w:ascii="Times New Roman" w:hAnsi="Times New Roman" w:cs="Times New Roman"/>
                  <w:color w:val="auto"/>
                  <w:highlight w:val="none"/>
                </w:rPr>
                <w:drawing>
                  <wp:inline distT="0" distB="0" distL="0" distR="0">
                    <wp:extent cx="182880" cy="180340"/>
                    <wp:effectExtent l="0" t="0" r="0" b="2540"/>
                    <wp:docPr id="9"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82880" cy="180340"/>
                            </a:xfrm>
                            <a:prstGeom prst="rect">
                              <a:avLst/>
                            </a:prstGeom>
                            <a:noFill/>
                          </pic:spPr>
                        </pic:pic>
                      </a:graphicData>
                    </a:graphic>
                  </wp:inline>
                </w:drawing>
              </w:r>
            </w:ins>
            <w:ins w:id="1192" w:author="95%" w:date="2026-09-15T15:17:10Z">
              <w:r>
                <w:rPr>
                  <w:rFonts w:hint="default" w:ascii="Times New Roman" w:hAnsi="Times New Roman" w:cs="Times New Roman"/>
                  <w:color w:val="auto"/>
                  <w:highlight w:val="none"/>
                </w:rPr>
                <w:t xml:space="preserve"> （BF型）</w:t>
              </w:r>
            </w:ins>
          </w:p>
          <w:p w14:paraId="4563FC3A">
            <w:pPr>
              <w:rPr>
                <w:ins w:id="1193" w:author="95%" w:date="2026-09-15T15:17:02Z"/>
                <w:rFonts w:hint="default" w:ascii="Times New Roman" w:hAnsi="Times New Roman" w:eastAsia="SimSun" w:cs="Times New Roman"/>
                <w:color w:val="auto"/>
                <w:highlight w:val="none"/>
                <w:lang w:val="en-US" w:eastAsia="zh-CN"/>
              </w:rPr>
            </w:pPr>
            <w:ins w:id="1194" w:author="95%" w:date="2026-09-15T15:17:32Z">
              <w:r>
                <w:rPr>
                  <w:rFonts w:hint="eastAsia" w:cs="Times New Roman"/>
                  <w:color w:val="auto"/>
                  <w:highlight w:val="none"/>
                  <w:lang w:val="en-US" w:eastAsia="zh-CN"/>
                </w:rPr>
                <w:t>管路</w:t>
              </w:r>
            </w:ins>
            <w:ins w:id="1195" w:author="95%" w:date="2026-09-15T15:17:33Z">
              <w:r>
                <w:rPr>
                  <w:rFonts w:hint="eastAsia" w:cs="Times New Roman"/>
                  <w:color w:val="auto"/>
                  <w:highlight w:val="none"/>
                  <w:lang w:val="en-US" w:eastAsia="zh-CN"/>
                </w:rPr>
                <w:t>属于</w:t>
              </w:r>
            </w:ins>
            <w:ins w:id="1196" w:author="95%" w:date="2026-09-15T15:17:36Z">
              <w:r>
                <w:rPr>
                  <w:rFonts w:hint="eastAsia" w:cs="Times New Roman"/>
                  <w:color w:val="auto"/>
                  <w:highlight w:val="none"/>
                  <w:lang w:val="en-US" w:eastAsia="zh-CN"/>
                </w:rPr>
                <w:t>应用部分</w:t>
              </w:r>
            </w:ins>
          </w:p>
        </w:tc>
      </w:tr>
      <w:tr w14:paraId="5CDD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130F8759">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外壳防护等级</w:t>
            </w:r>
          </w:p>
        </w:tc>
        <w:tc>
          <w:tcPr>
            <w:tcW w:w="7049" w:type="dxa"/>
            <w:gridSpan w:val="2"/>
            <w:vAlign w:val="center"/>
          </w:tcPr>
          <w:p w14:paraId="757632EC">
            <w:pPr>
              <w:rPr>
                <w:rFonts w:hint="default" w:ascii="Times New Roman" w:hAnsi="Times New Roman" w:cs="Times New Roman"/>
                <w:color w:val="auto"/>
                <w:highlight w:val="none"/>
              </w:rPr>
            </w:pPr>
            <w:r>
              <w:rPr>
                <w:rFonts w:hint="default" w:ascii="Times New Roman" w:hAnsi="Times New Roman" w:cs="Times New Roman"/>
                <w:color w:val="auto"/>
                <w:highlight w:val="none"/>
              </w:rPr>
              <w:t>IP</w:t>
            </w:r>
            <w:r>
              <w:rPr>
                <w:rFonts w:hint="eastAsia" w:cs="Times New Roman"/>
                <w:color w:val="auto"/>
                <w:highlight w:val="none"/>
                <w:lang w:val="en-US" w:eastAsia="zh-CN"/>
              </w:rPr>
              <w:t>2</w:t>
            </w:r>
            <w:r>
              <w:rPr>
                <w:rFonts w:hint="default" w:ascii="Times New Roman" w:hAnsi="Times New Roman" w:cs="Times New Roman"/>
                <w:color w:val="auto"/>
                <w:highlight w:val="none"/>
              </w:rPr>
              <w:t>2</w:t>
            </w:r>
          </w:p>
        </w:tc>
      </w:tr>
      <w:tr w14:paraId="6812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438C05E5">
            <w:pPr>
              <w:jc w:val="center"/>
              <w:rPr>
                <w:rFonts w:hint="default" w:ascii="Times New Roman" w:hAnsi="Times New Roman" w:cs="Times New Roman"/>
                <w:color w:val="auto"/>
                <w:highlight w:val="none"/>
              </w:rPr>
            </w:pPr>
            <w:r>
              <w:rPr>
                <w:rFonts w:hint="eastAsia" w:cs="Times New Roman"/>
                <w:color w:val="auto"/>
                <w:highlight w:val="none"/>
                <w:lang w:val="en-US" w:eastAsia="zh-CN"/>
              </w:rPr>
              <w:t>呼吸</w:t>
            </w:r>
            <w:r>
              <w:rPr>
                <w:rFonts w:hint="default" w:ascii="Times New Roman" w:hAnsi="Times New Roman" w:cs="Times New Roman"/>
                <w:color w:val="auto"/>
                <w:highlight w:val="none"/>
              </w:rPr>
              <w:t>管路</w:t>
            </w:r>
          </w:p>
        </w:tc>
        <w:tc>
          <w:tcPr>
            <w:tcW w:w="7049" w:type="dxa"/>
            <w:gridSpan w:val="2"/>
            <w:vAlign w:val="center"/>
          </w:tcPr>
          <w:p w14:paraId="1D53B1E6">
            <w:pPr>
              <w:rPr>
                <w:rFonts w:hint="default" w:ascii="Times New Roman" w:hAnsi="Times New Roman" w:cs="Times New Roman"/>
                <w:color w:val="auto"/>
                <w:highlight w:val="none"/>
              </w:rPr>
            </w:pPr>
            <w:r>
              <w:rPr>
                <w:rFonts w:hint="default" w:ascii="Times New Roman" w:hAnsi="Times New Roman" w:cs="Times New Roman"/>
                <w:color w:val="auto"/>
                <w:highlight w:val="none"/>
              </w:rPr>
              <w:t>应具有医疗器械注册证，应能具有与呼吸机接头连接的能力。长度为：1.8 m，误差±0.18 m。</w:t>
            </w:r>
          </w:p>
        </w:tc>
      </w:tr>
      <w:tr w14:paraId="1432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1397CC91">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Change w:id="1197" w:author="WPS_1704800824" w:date="2026-04-20T10:15:24Z">
                  <w:rPr>
                    <w:rFonts w:hint="default" w:ascii="Times New Roman" w:hAnsi="Times New Roman" w:cs="Times New Roman"/>
                    <w:color w:val="auto"/>
                    <w:highlight w:val="yellow"/>
                  </w:rPr>
                </w:rPrChange>
              </w:rPr>
              <w:t>重量</w:t>
            </w:r>
          </w:p>
        </w:tc>
        <w:tc>
          <w:tcPr>
            <w:tcW w:w="7049" w:type="dxa"/>
            <w:gridSpan w:val="2"/>
            <w:vAlign w:val="bottom"/>
          </w:tcPr>
          <w:p w14:paraId="135F5D78">
            <w:pPr>
              <w:rPr>
                <w:rFonts w:hint="default" w:ascii="Times New Roman" w:hAnsi="Times New Roman" w:cs="Times New Roman"/>
                <w:color w:val="auto"/>
                <w:highlight w:val="none"/>
              </w:rPr>
            </w:pPr>
            <w:ins w:id="1198" w:author="WPS_1704800824" w:date="2026-04-20T10:15:16Z">
              <w:r>
                <w:rPr>
                  <w:rFonts w:hint="default" w:ascii="Times New Roman" w:hAnsi="Times New Roman" w:cs="Times New Roman"/>
                  <w:color w:val="auto"/>
                  <w:highlight w:val="none"/>
                </w:rPr>
                <w:t>1.35kg</w:t>
              </w:r>
            </w:ins>
          </w:p>
        </w:tc>
      </w:tr>
      <w:tr w14:paraId="3AF1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199" w:author="95%" w:date="2026-09-10T16:52:08Z"/>
        </w:trPr>
        <w:tc>
          <w:tcPr>
            <w:tcW w:w="1495" w:type="dxa"/>
            <w:shd w:val="clear" w:color="auto" w:fill="auto"/>
            <w:vAlign w:val="center"/>
          </w:tcPr>
          <w:p w14:paraId="1D2CB257">
            <w:pPr>
              <w:jc w:val="center"/>
              <w:rPr>
                <w:ins w:id="1200" w:author="95%" w:date="2026-09-10T16:52:08Z"/>
                <w:rFonts w:hint="default" w:ascii="Times New Roman" w:hAnsi="Times New Roman" w:eastAsia="SimSun" w:cs="Times New Roman"/>
                <w:color w:val="auto"/>
                <w:kern w:val="2"/>
                <w:sz w:val="24"/>
                <w:szCs w:val="24"/>
                <w:highlight w:val="none"/>
                <w:lang w:val="en-US" w:eastAsia="zh-CN" w:bidi="ar-SA"/>
              </w:rPr>
            </w:pPr>
            <w:ins w:id="1201" w:author="95%" w:date="2026-09-10T16:52:19Z">
              <w:commentRangeStart w:id="29"/>
              <w:r>
                <w:rPr>
                  <w:rFonts w:hint="eastAsia" w:cs="Times New Roman"/>
                  <w:color w:val="auto"/>
                  <w:highlight w:val="none"/>
                  <w:lang w:val="en-US" w:eastAsia="zh-CN"/>
                </w:rPr>
                <w:t>操作者</w:t>
              </w:r>
              <w:commentRangeEnd w:id="29"/>
            </w:ins>
            <w:ins w:id="1202" w:author="95%" w:date="2026-09-10T16:52:19Z">
              <w:r>
                <w:rPr/>
                <w:commentReference w:id="29"/>
              </w:r>
            </w:ins>
          </w:p>
        </w:tc>
        <w:tc>
          <w:tcPr>
            <w:tcW w:w="7049" w:type="dxa"/>
            <w:gridSpan w:val="2"/>
            <w:shd w:val="clear" w:color="auto" w:fill="auto"/>
            <w:vAlign w:val="center"/>
          </w:tcPr>
          <w:p w14:paraId="54037693">
            <w:pPr>
              <w:rPr>
                <w:ins w:id="1203" w:author="95%" w:date="2026-09-10T16:52:08Z"/>
                <w:rFonts w:hint="default" w:ascii="Times New Roman" w:hAnsi="Times New Roman" w:eastAsia="SimSun" w:cs="Times New Roman"/>
                <w:color w:val="auto"/>
                <w:kern w:val="2"/>
                <w:sz w:val="24"/>
                <w:szCs w:val="24"/>
                <w:highlight w:val="none"/>
                <w:lang w:val="en-US" w:eastAsia="zh-CN" w:bidi="ar-SA"/>
              </w:rPr>
            </w:pPr>
            <w:ins w:id="1204" w:author="95%" w:date="2026-09-10T16:52:19Z">
              <w:r>
                <w:rPr>
                  <w:rFonts w:hint="eastAsia" w:cs="Times New Roman"/>
                  <w:color w:val="auto"/>
                  <w:highlight w:val="none"/>
                  <w:lang w:val="en-US" w:eastAsia="zh-CN"/>
                </w:rPr>
                <w:t>患者为预期操作者。</w:t>
              </w:r>
            </w:ins>
          </w:p>
        </w:tc>
      </w:tr>
      <w:tr w14:paraId="103E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05" w:author="95%" w:date="2026-09-10T16:52:08Z"/>
        </w:trPr>
        <w:tc>
          <w:tcPr>
            <w:tcW w:w="1495" w:type="dxa"/>
            <w:vAlign w:val="center"/>
          </w:tcPr>
          <w:p w14:paraId="1C069EAB">
            <w:pPr>
              <w:jc w:val="center"/>
              <w:rPr>
                <w:ins w:id="1206" w:author="95%" w:date="2026-09-10T16:52:08Z"/>
                <w:rFonts w:hint="eastAsia" w:ascii="Times New Roman" w:hAnsi="Times New Roman" w:eastAsia="SimSun" w:cs="Times New Roman"/>
                <w:color w:val="auto"/>
                <w:highlight w:val="none"/>
                <w:lang w:val="en-US" w:eastAsia="zh-CN"/>
              </w:rPr>
            </w:pPr>
            <w:ins w:id="1207" w:author="95%" w:date="2026-09-10T16:52:40Z">
              <w:r>
                <w:rPr>
                  <w:rFonts w:hint="eastAsia" w:cs="Times New Roman"/>
                  <w:color w:val="auto"/>
                  <w:highlight w:val="none"/>
                  <w:lang w:val="en-US" w:eastAsia="zh-CN"/>
                </w:rPr>
                <w:t>空气滤芯</w:t>
              </w:r>
            </w:ins>
          </w:p>
        </w:tc>
        <w:tc>
          <w:tcPr>
            <w:tcW w:w="7049" w:type="dxa"/>
            <w:gridSpan w:val="2"/>
            <w:vAlign w:val="bottom"/>
          </w:tcPr>
          <w:p w14:paraId="3639EB68">
            <w:pPr>
              <w:rPr>
                <w:ins w:id="1208" w:author="95%" w:date="2026-09-10T16:53:25Z"/>
                <w:rFonts w:hint="eastAsia" w:cs="Times New Roman"/>
                <w:color w:val="auto"/>
                <w:highlight w:val="none"/>
                <w:lang w:val="en-US" w:eastAsia="zh-CN"/>
              </w:rPr>
            </w:pPr>
            <w:ins w:id="1209" w:author="95%" w:date="2026-09-10T16:53:19Z">
              <w:r>
                <w:rPr>
                  <w:rFonts w:hint="eastAsia" w:cs="Times New Roman"/>
                  <w:color w:val="auto"/>
                  <w:highlight w:val="none"/>
                  <w:lang w:val="en-US" w:eastAsia="zh-CN"/>
                </w:rPr>
                <w:t>尺寸：</w:t>
              </w:r>
            </w:ins>
            <w:ins w:id="1210" w:author="95%" w:date="2026-09-10T16:53:20Z">
              <w:r>
                <w:rPr>
                  <w:rFonts w:hint="eastAsia" w:cs="Times New Roman"/>
                  <w:color w:val="auto"/>
                  <w:highlight w:val="none"/>
                  <w:lang w:val="en-US" w:eastAsia="zh-CN"/>
                </w:rPr>
                <w:t>1</w:t>
              </w:r>
            </w:ins>
            <w:ins w:id="1211" w:author="95%" w:date="2026-09-10T16:53:21Z">
              <w:r>
                <w:rPr>
                  <w:rFonts w:hint="eastAsia" w:cs="Times New Roman"/>
                  <w:color w:val="auto"/>
                  <w:highlight w:val="none"/>
                  <w:lang w:val="en-US" w:eastAsia="zh-CN"/>
                </w:rPr>
                <w:t>50*1</w:t>
              </w:r>
            </w:ins>
            <w:ins w:id="1212" w:author="95%" w:date="2026-09-10T16:53:22Z">
              <w:r>
                <w:rPr>
                  <w:rFonts w:hint="eastAsia" w:cs="Times New Roman"/>
                  <w:color w:val="auto"/>
                  <w:highlight w:val="none"/>
                  <w:lang w:val="en-US" w:eastAsia="zh-CN"/>
                </w:rPr>
                <w:t>50</w:t>
              </w:r>
            </w:ins>
            <w:ins w:id="1213" w:author="95%" w:date="2026-09-10T16:53:24Z">
              <w:r>
                <w:rPr>
                  <w:rFonts w:hint="eastAsia" w:cs="Times New Roman"/>
                  <w:color w:val="auto"/>
                  <w:highlight w:val="none"/>
                  <w:lang w:val="en-US" w:eastAsia="zh-CN"/>
                </w:rPr>
                <w:t>mm</w:t>
              </w:r>
            </w:ins>
          </w:p>
          <w:p w14:paraId="2FCB95DA">
            <w:pPr>
              <w:rPr>
                <w:ins w:id="1214" w:author="95%" w:date="2026-09-10T16:52:08Z"/>
                <w:rFonts w:hint="default" w:cs="Times New Roman"/>
                <w:color w:val="auto"/>
                <w:highlight w:val="none"/>
                <w:lang w:val="en-US" w:eastAsia="zh-CN"/>
              </w:rPr>
            </w:pPr>
            <w:ins w:id="1215" w:author="95%" w:date="2026-09-10T16:53:27Z">
              <w:r>
                <w:rPr>
                  <w:rFonts w:hint="eastAsia" w:cs="Times New Roman"/>
                  <w:color w:val="auto"/>
                  <w:highlight w:val="none"/>
                  <w:lang w:val="en-US" w:eastAsia="zh-CN"/>
                </w:rPr>
                <w:t>功效</w:t>
              </w:r>
            </w:ins>
            <w:ins w:id="1216" w:author="95%" w:date="2026-09-10T16:53:28Z">
              <w:r>
                <w:rPr>
                  <w:rFonts w:hint="eastAsia" w:cs="Times New Roman"/>
                  <w:color w:val="auto"/>
                  <w:highlight w:val="none"/>
                  <w:lang w:val="en-US" w:eastAsia="zh-CN"/>
                </w:rPr>
                <w:t>：</w:t>
              </w:r>
            </w:ins>
            <w:ins w:id="1217" w:author="95%" w:date="2026-09-10T16:53:31Z">
              <w:r>
                <w:rPr>
                  <w:rFonts w:hint="eastAsia" w:cs="Times New Roman"/>
                  <w:color w:val="auto"/>
                  <w:highlight w:val="none"/>
                  <w:lang w:val="en-US" w:eastAsia="zh-CN"/>
                </w:rPr>
                <w:t>对于</w:t>
              </w:r>
            </w:ins>
            <w:ins w:id="1218" w:author="95%" w:date="2026-09-10T16:53:32Z">
              <w:r>
                <w:rPr>
                  <w:rFonts w:hint="eastAsia" w:cs="Times New Roman"/>
                  <w:color w:val="auto"/>
                  <w:highlight w:val="none"/>
                  <w:lang w:val="en-US" w:eastAsia="zh-CN"/>
                </w:rPr>
                <w:t>0.</w:t>
              </w:r>
            </w:ins>
            <w:ins w:id="1219" w:author="95%" w:date="2026-09-10T16:53:33Z">
              <w:r>
                <w:rPr>
                  <w:rFonts w:hint="eastAsia" w:cs="Times New Roman"/>
                  <w:color w:val="auto"/>
                  <w:highlight w:val="none"/>
                  <w:lang w:val="en-US" w:eastAsia="zh-CN"/>
                </w:rPr>
                <w:t>3-</w:t>
              </w:r>
            </w:ins>
            <w:ins w:id="1220" w:author="95%" w:date="2026-09-10T16:53:34Z">
              <w:r>
                <w:rPr>
                  <w:rFonts w:hint="eastAsia" w:cs="Times New Roman"/>
                  <w:color w:val="auto"/>
                  <w:highlight w:val="none"/>
                  <w:lang w:val="en-US" w:eastAsia="zh-CN"/>
                </w:rPr>
                <w:t>0</w:t>
              </w:r>
            </w:ins>
            <w:ins w:id="1221" w:author="95%" w:date="2026-09-10T16:53:35Z">
              <w:r>
                <w:rPr>
                  <w:rFonts w:hint="eastAsia" w:cs="Times New Roman"/>
                  <w:color w:val="auto"/>
                  <w:highlight w:val="none"/>
                  <w:lang w:val="en-US" w:eastAsia="zh-CN"/>
                </w:rPr>
                <w:t>.5</w:t>
              </w:r>
            </w:ins>
            <w:ins w:id="1222" w:author="95%" w:date="2026-09-10T16:53:41Z">
              <w:r>
                <w:rPr>
                  <w:rFonts w:hint="eastAsia" w:cs="Times New Roman"/>
                  <w:color w:val="auto"/>
                  <w:highlight w:val="none"/>
                  <w:lang w:val="en-US" w:eastAsia="zh-CN"/>
                </w:rPr>
                <w:t>微米</w:t>
              </w:r>
            </w:ins>
            <w:ins w:id="1223" w:author="95%" w:date="2026-09-10T16:53:42Z">
              <w:r>
                <w:rPr>
                  <w:rFonts w:hint="eastAsia" w:cs="Times New Roman"/>
                  <w:color w:val="auto"/>
                  <w:highlight w:val="none"/>
                  <w:lang w:val="en-US" w:eastAsia="zh-CN"/>
                </w:rPr>
                <w:t>的</w:t>
              </w:r>
            </w:ins>
            <w:ins w:id="1224" w:author="95%" w:date="2026-09-10T16:53:43Z">
              <w:r>
                <w:rPr>
                  <w:rFonts w:hint="eastAsia" w:cs="Times New Roman"/>
                  <w:color w:val="auto"/>
                  <w:highlight w:val="none"/>
                  <w:lang w:val="en-US" w:eastAsia="zh-CN"/>
                </w:rPr>
                <w:t>灰尘</w:t>
              </w:r>
            </w:ins>
            <w:ins w:id="1225" w:author="95%" w:date="2026-09-10T16:53:46Z">
              <w:r>
                <w:rPr>
                  <w:rFonts w:hint="eastAsia" w:cs="Times New Roman"/>
                  <w:color w:val="auto"/>
                  <w:highlight w:val="none"/>
                  <w:lang w:val="en-US" w:eastAsia="zh-CN"/>
                </w:rPr>
                <w:t>≥</w:t>
              </w:r>
            </w:ins>
            <w:ins w:id="1226" w:author="95%" w:date="2026-09-10T16:53:48Z">
              <w:r>
                <w:rPr>
                  <w:rFonts w:hint="eastAsia" w:cs="Times New Roman"/>
                  <w:color w:val="auto"/>
                  <w:highlight w:val="none"/>
                  <w:lang w:val="en-US" w:eastAsia="zh-CN"/>
                </w:rPr>
                <w:t>95</w:t>
              </w:r>
            </w:ins>
            <w:ins w:id="1227" w:author="95%" w:date="2026-09-10T16:53:49Z">
              <w:r>
                <w:rPr>
                  <w:rFonts w:hint="eastAsia" w:cs="Times New Roman"/>
                  <w:color w:val="auto"/>
                  <w:highlight w:val="none"/>
                  <w:lang w:val="en-US" w:eastAsia="zh-CN"/>
                </w:rPr>
                <w:t>%</w:t>
              </w:r>
            </w:ins>
          </w:p>
        </w:tc>
      </w:tr>
    </w:tbl>
    <w:p w14:paraId="742BCC6E">
      <w:pPr>
        <w:numPr>
          <w:ilvl w:val="-1"/>
          <w:numId w:val="0"/>
        </w:numPr>
        <w:tabs>
          <w:tab w:val="left" w:pos="284"/>
        </w:tabs>
        <w:spacing w:before="120" w:beforeLines="50" w:after="120" w:afterLines="50"/>
        <w:ind w:left="0" w:firstLine="0"/>
        <w:rPr>
          <w:ins w:id="1228" w:author="95%" w:date="2026-09-10T16:57:07Z"/>
          <w:rFonts w:hint="default" w:ascii="Times New Roman" w:hAnsi="Times New Roman" w:cs="Times New Roman"/>
          <w:b/>
          <w:color w:val="auto"/>
          <w:szCs w:val="21"/>
          <w:highlight w:val="none"/>
        </w:rPr>
      </w:pPr>
    </w:p>
    <w:p w14:paraId="64D03A9C">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76D98C50">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以上参数是在正常工作环境条件下进行测量的，制造商保留对参数修改的权利。</w:t>
      </w:r>
    </w:p>
    <w:p w14:paraId="67831439">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本设备在超出上述环境条件规定范围的条件下运行时，可能导致测量或输出不准确的后果。</w:t>
      </w:r>
    </w:p>
    <w:p w14:paraId="5CD0B12E">
      <w:pPr>
        <w:pStyle w:val="3"/>
        <w:spacing w:before="120" w:after="120" w:line="360" w:lineRule="auto"/>
        <w:rPr>
          <w:rFonts w:hint="default" w:ascii="Times New Roman" w:hAnsi="Times New Roman" w:eastAsia="SimSun" w:cs="Times New Roman"/>
          <w:color w:val="auto"/>
          <w:sz w:val="24"/>
          <w:highlight w:val="yellow"/>
        </w:rPr>
      </w:pPr>
      <w:r>
        <w:rPr>
          <w:rFonts w:hint="default" w:ascii="Times New Roman" w:hAnsi="Times New Roman" w:eastAsia="SimSun" w:cs="Times New Roman"/>
          <w:color w:val="auto"/>
          <w:sz w:val="24"/>
          <w:highlight w:val="yellow"/>
        </w:rPr>
        <w:t>1</w:t>
      </w:r>
      <w:r>
        <w:rPr>
          <w:rFonts w:hint="eastAsia" w:ascii="Times New Roman" w:hAnsi="Times New Roman" w:eastAsia="SimSun" w:cs="Times New Roman"/>
          <w:color w:val="auto"/>
          <w:sz w:val="24"/>
          <w:highlight w:val="yellow"/>
          <w:lang w:val="en-US" w:eastAsia="zh-CN"/>
        </w:rPr>
        <w:t>1.</w:t>
      </w:r>
      <w:r>
        <w:rPr>
          <w:rFonts w:hint="default" w:ascii="Times New Roman" w:hAnsi="Times New Roman" w:eastAsia="SimSun" w:cs="Times New Roman"/>
          <w:color w:val="auto"/>
          <w:sz w:val="24"/>
          <w:highlight w:val="yellow"/>
        </w:rPr>
        <w:t>3  P-Q特征曲线</w:t>
      </w:r>
    </w:p>
    <w:p w14:paraId="7F552FC0">
      <w:pPr>
        <w:rPr>
          <w:rFonts w:hint="default" w:ascii="Times New Roman" w:hAnsi="Times New Roman" w:cs="Times New Roman"/>
          <w:color w:val="auto"/>
          <w:highlight w:val="none"/>
        </w:rPr>
      </w:pPr>
      <w:r>
        <w:drawing>
          <wp:inline distT="0" distB="0" distL="114300" distR="114300">
            <wp:extent cx="5400040" cy="2099310"/>
            <wp:effectExtent l="0" t="0" r="10160" b="889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42"/>
                    <a:stretch>
                      <a:fillRect/>
                    </a:stretch>
                  </pic:blipFill>
                  <pic:spPr>
                    <a:xfrm>
                      <a:off x="0" y="0"/>
                      <a:ext cx="5400040" cy="2099310"/>
                    </a:xfrm>
                    <a:prstGeom prst="rect">
                      <a:avLst/>
                    </a:prstGeom>
                    <a:noFill/>
                    <a:ln>
                      <a:noFill/>
                    </a:ln>
                  </pic:spPr>
                </pic:pic>
              </a:graphicData>
            </a:graphic>
          </wp:inline>
        </w:drawing>
      </w:r>
    </w:p>
    <w:p w14:paraId="3B64A55D">
      <w:pPr>
        <w:pStyle w:val="2"/>
        <w:numPr>
          <w:ilvl w:val="0"/>
          <w:numId w:val="0"/>
        </w:numPr>
        <w:spacing w:after="240" w:line="360" w:lineRule="auto"/>
        <w:rPr>
          <w:rFonts w:hint="default" w:ascii="Times New Roman" w:hAnsi="Times New Roman" w:cs="Times New Roman"/>
          <w:color w:val="auto"/>
          <w:sz w:val="30"/>
          <w:highlight w:val="none"/>
        </w:rPr>
      </w:pPr>
      <w:bookmarkStart w:id="59" w:name="_Toc25243"/>
      <w:bookmarkStart w:id="60" w:name="_Toc12358"/>
      <w:r>
        <w:rPr>
          <w:rFonts w:hint="eastAsia" w:cs="Times New Roman"/>
          <w:color w:val="auto"/>
          <w:sz w:val="30"/>
          <w:highlight w:val="none"/>
          <w:lang w:val="en-US" w:eastAsia="zh-CN"/>
        </w:rPr>
        <w:t>十二、</w:t>
      </w:r>
      <w:r>
        <w:rPr>
          <w:rFonts w:hint="default" w:ascii="Times New Roman" w:hAnsi="Times New Roman" w:cs="Times New Roman"/>
          <w:color w:val="auto"/>
          <w:sz w:val="30"/>
          <w:highlight w:val="none"/>
        </w:rPr>
        <w:t>售后服务</w:t>
      </w:r>
      <w:bookmarkEnd w:id="59"/>
      <w:bookmarkEnd w:id="60"/>
    </w:p>
    <w:p w14:paraId="3EA03107">
      <w:pPr>
        <w:rPr>
          <w:ins w:id="1229" w:author="95%" w:date="2026-09-10T15:10:55Z"/>
          <w:rFonts w:hint="default" w:ascii="Times New Roman" w:hAnsi="Times New Roman" w:cs="Times New Roman"/>
          <w:color w:val="auto"/>
          <w:highlight w:val="none"/>
        </w:rPr>
      </w:pPr>
      <w:r>
        <w:rPr>
          <w:rFonts w:hint="default" w:ascii="Times New Roman" w:hAnsi="Times New Roman" w:cs="Times New Roman"/>
          <w:color w:val="auto"/>
          <w:highlight w:val="none"/>
        </w:rPr>
        <w:t>深圳市云中飞电子有限公司提供本呼吸机的售后服务。使用者应有义务对呼吸机进行维护和保养。如设备运行中出现异常现象，请联系您的设备供应商进行修理或检查。只有经本公司授权的工程师才可以进行修理。</w:t>
      </w:r>
    </w:p>
    <w:p w14:paraId="5A648EE0">
      <w:pPr>
        <w:pStyle w:val="35"/>
        <w:numPr>
          <w:ilvl w:val="0"/>
          <w:numId w:val="0"/>
        </w:numPr>
        <w:rPr>
          <w:rFonts w:hint="default" w:ascii="Times New Roman" w:hAnsi="Times New Roman" w:cs="Times New Roman"/>
          <w:color w:val="auto"/>
          <w:highlight w:val="none"/>
        </w:rPr>
      </w:pPr>
      <w:ins w:id="1230" w:author="95%" w:date="2026-09-10T15:10:56Z">
        <w:commentRangeStart w:id="30"/>
        <w:r>
          <w:rPr>
            <w:rFonts w:hint="eastAsia" w:cs="Times New Roman"/>
            <w:color w:val="auto"/>
            <w:highlight w:val="none"/>
            <w:lang w:val="en-US" w:eastAsia="zh-CN"/>
          </w:rPr>
          <w:t>制造商可按</w:t>
        </w:r>
        <w:commentRangeEnd w:id="30"/>
      </w:ins>
      <w:ins w:id="1231" w:author="95%" w:date="2026-09-10T15:10:56Z">
        <w:r>
          <w:rPr/>
          <w:commentReference w:id="30"/>
        </w:r>
      </w:ins>
      <w:ins w:id="1232" w:author="95%" w:date="2026-09-10T15:10:56Z">
        <w:r>
          <w:rPr>
            <w:rFonts w:hint="eastAsia" w:cs="Times New Roman"/>
            <w:color w:val="auto"/>
            <w:highlight w:val="none"/>
            <w:lang w:val="en-US" w:eastAsia="zh-CN"/>
          </w:rPr>
          <w:t>要求提供电路图、元器件清单、图注、校准细则，或其他有助于维护人员修理由制造商指定的维护人员可修理的ME设备部件的资料</w:t>
        </w:r>
      </w:ins>
      <w:ins w:id="1233" w:author="95%" w:date="2026-09-10T15:10:56Z">
        <w:r>
          <w:rPr>
            <w:rFonts w:ascii="SimSun" w:hAnsi="SimSun" w:eastAsia="SimSun" w:cs="SimSun"/>
            <w:sz w:val="24"/>
            <w:szCs w:val="24"/>
          </w:rPr>
          <w:t>。</w:t>
        </w:r>
      </w:ins>
    </w:p>
    <w:p w14:paraId="61AF1F81">
      <w:pPr>
        <w:pStyle w:val="3"/>
        <w:spacing w:before="120" w:after="120" w:line="360" w:lineRule="auto"/>
        <w:rPr>
          <w:rFonts w:hint="default" w:ascii="Times New Roman" w:hAnsi="Times New Roman" w:eastAsia="SimSun" w:cs="Times New Roman"/>
          <w:color w:val="auto"/>
          <w:sz w:val="24"/>
          <w:highlight w:val="none"/>
        </w:rPr>
      </w:pPr>
      <w:bookmarkStart w:id="61" w:name="_Toc126921898"/>
      <w:r>
        <w:rPr>
          <w:rFonts w:hint="default" w:ascii="Times New Roman" w:hAnsi="Times New Roman" w:eastAsia="SimSun" w:cs="Times New Roman"/>
          <w:color w:val="auto"/>
          <w:sz w:val="24"/>
          <w:highlight w:val="none"/>
        </w:rPr>
        <w:t>1</w:t>
      </w:r>
      <w:r>
        <w:rPr>
          <w:rFonts w:hint="eastAsia" w:ascii="Times New Roman" w:hAnsi="Times New Roman" w:eastAsia="SimSun" w:cs="Times New Roman"/>
          <w:color w:val="auto"/>
          <w:sz w:val="24"/>
          <w:highlight w:val="none"/>
          <w:lang w:val="en-US" w:eastAsia="zh-CN"/>
        </w:rPr>
        <w:t>2</w:t>
      </w:r>
      <w:r>
        <w:rPr>
          <w:rFonts w:hint="default" w:ascii="Times New Roman" w:hAnsi="Times New Roman" w:eastAsia="SimSun" w:cs="Times New Roman"/>
          <w:color w:val="auto"/>
          <w:sz w:val="24"/>
          <w:highlight w:val="none"/>
        </w:rPr>
        <w:t>.1保修时间与条件</w:t>
      </w:r>
      <w:bookmarkEnd w:id="61"/>
    </w:p>
    <w:p w14:paraId="585206C7">
      <w:pPr>
        <w:rPr>
          <w:rFonts w:hint="default" w:ascii="Times New Roman" w:hAnsi="Times New Roman" w:cs="Times New Roman"/>
          <w:color w:val="auto"/>
          <w:highlight w:val="none"/>
        </w:rPr>
      </w:pPr>
      <w:r>
        <w:rPr>
          <w:rFonts w:hint="default" w:ascii="Times New Roman" w:hAnsi="Times New Roman" w:cs="Times New Roman"/>
          <w:color w:val="auto"/>
          <w:highlight w:val="none"/>
        </w:rPr>
        <w:t>由于材料和制造问题引起的故障（非人为故障），在保修期内可根据保修条款进行维修。保修期如下：</w:t>
      </w:r>
    </w:p>
    <w:p w14:paraId="504CFBC4">
      <w:pPr>
        <w:rPr>
          <w:rFonts w:hint="default" w:ascii="Times New Roman" w:hAnsi="Times New Roman" w:cs="Times New Roman"/>
          <w:color w:val="auto"/>
          <w:highlight w:val="none"/>
        </w:rPr>
      </w:pPr>
      <w:r>
        <w:rPr>
          <w:rFonts w:hint="default" w:ascii="Times New Roman" w:hAnsi="Times New Roman" w:cs="Times New Roman"/>
          <w:color w:val="auto"/>
          <w:highlight w:val="none"/>
        </w:rPr>
        <w:t>1）呼吸机：自用户购买之日起2年内；</w:t>
      </w:r>
    </w:p>
    <w:p w14:paraId="568797ED">
      <w:pPr>
        <w:rPr>
          <w:rFonts w:hint="default" w:ascii="Times New Roman" w:hAnsi="Times New Roman" w:cs="Times New Roman"/>
          <w:color w:val="auto"/>
          <w:highlight w:val="none"/>
        </w:rPr>
      </w:pPr>
      <w:r>
        <w:rPr>
          <w:rFonts w:hint="default" w:ascii="Times New Roman" w:hAnsi="Times New Roman" w:cs="Times New Roman"/>
          <w:color w:val="auto"/>
          <w:highlight w:val="none"/>
        </w:rPr>
        <w:t>2）电源适配器及电源线：1年内。</w:t>
      </w:r>
    </w:p>
    <w:p w14:paraId="19B49DFE">
      <w:pPr>
        <w:rPr>
          <w:rFonts w:hint="default" w:ascii="Times New Roman" w:hAnsi="Times New Roman" w:cs="Times New Roman"/>
          <w:color w:val="auto"/>
          <w:highlight w:val="none"/>
        </w:rPr>
      </w:pPr>
      <w:r>
        <w:rPr>
          <w:rFonts w:hint="default" w:ascii="Times New Roman" w:hAnsi="Times New Roman" w:cs="Times New Roman"/>
          <w:color w:val="auto"/>
          <w:highlight w:val="none"/>
        </w:rPr>
        <w:t>生产日期：见“产品标签”。</w:t>
      </w:r>
    </w:p>
    <w:p w14:paraId="2642315B">
      <w:pPr>
        <w:rPr>
          <w:rFonts w:hint="default" w:ascii="Times New Roman" w:hAnsi="Times New Roman" w:cs="Times New Roman"/>
          <w:color w:val="auto"/>
          <w:highlight w:val="none"/>
        </w:rPr>
      </w:pPr>
      <w:r>
        <w:rPr>
          <w:rFonts w:hint="default" w:ascii="Times New Roman" w:hAnsi="Times New Roman" w:cs="Times New Roman"/>
          <w:color w:val="auto"/>
          <w:highlight w:val="none"/>
        </w:rPr>
        <w:t>呼吸机使用期限：5年。</w:t>
      </w:r>
    </w:p>
    <w:p w14:paraId="4F0144D8">
      <w:pPr>
        <w:pStyle w:val="3"/>
        <w:spacing w:before="120" w:after="120" w:line="360" w:lineRule="auto"/>
        <w:rPr>
          <w:rFonts w:hint="default" w:ascii="Times New Roman" w:hAnsi="Times New Roman" w:eastAsia="SimSun" w:cs="Times New Roman"/>
          <w:color w:val="auto"/>
          <w:sz w:val="24"/>
          <w:highlight w:val="none"/>
        </w:rPr>
      </w:pPr>
      <w:bookmarkStart w:id="62" w:name="_Toc126921899"/>
      <w:r>
        <w:rPr>
          <w:rFonts w:hint="default" w:ascii="Times New Roman" w:hAnsi="Times New Roman" w:eastAsia="SimSun" w:cs="Times New Roman"/>
          <w:color w:val="auto"/>
          <w:sz w:val="24"/>
          <w:highlight w:val="none"/>
        </w:rPr>
        <w:t>1</w:t>
      </w:r>
      <w:r>
        <w:rPr>
          <w:rFonts w:hint="eastAsia" w:ascii="Times New Roman" w:hAnsi="Times New Roman" w:eastAsia="SimSun" w:cs="Times New Roman"/>
          <w:color w:val="auto"/>
          <w:sz w:val="24"/>
          <w:highlight w:val="none"/>
          <w:lang w:val="en-US" w:eastAsia="zh-CN"/>
        </w:rPr>
        <w:t>2</w:t>
      </w:r>
      <w:r>
        <w:rPr>
          <w:rFonts w:hint="default" w:ascii="Times New Roman" w:hAnsi="Times New Roman" w:eastAsia="SimSun" w:cs="Times New Roman"/>
          <w:color w:val="auto"/>
          <w:sz w:val="24"/>
          <w:highlight w:val="none"/>
        </w:rPr>
        <w:t>.2免责声明</w:t>
      </w:r>
      <w:bookmarkEnd w:id="62"/>
    </w:p>
    <w:p w14:paraId="0CCA3D69">
      <w:pPr>
        <w:rPr>
          <w:rFonts w:hint="default" w:ascii="Times New Roman" w:hAnsi="Times New Roman" w:cs="Times New Roman"/>
          <w:color w:val="auto"/>
          <w:highlight w:val="none"/>
        </w:rPr>
      </w:pPr>
      <w:r>
        <w:rPr>
          <w:rFonts w:hint="default" w:ascii="Times New Roman" w:hAnsi="Times New Roman" w:cs="Times New Roman"/>
          <w:color w:val="auto"/>
          <w:highlight w:val="none"/>
        </w:rPr>
        <w:t>如发生以下情况，本公司将不负任何责任：</w:t>
      </w:r>
    </w:p>
    <w:p w14:paraId="3033E137">
      <w:pPr>
        <w:rPr>
          <w:rFonts w:hint="default" w:ascii="Times New Roman" w:hAnsi="Times New Roman" w:cs="Times New Roman"/>
          <w:color w:val="auto"/>
          <w:highlight w:val="none"/>
        </w:rPr>
      </w:pPr>
      <w:r>
        <w:rPr>
          <w:rFonts w:hint="default" w:ascii="Times New Roman" w:hAnsi="Times New Roman" w:cs="Times New Roman"/>
          <w:color w:val="auto"/>
          <w:highlight w:val="none"/>
        </w:rPr>
        <w:t>1）非本公司专业人员组装、升级、调整或修理给设备带来的损坏；</w:t>
      </w:r>
    </w:p>
    <w:p w14:paraId="7B233C49">
      <w:pPr>
        <w:rPr>
          <w:rFonts w:hint="default" w:ascii="Times New Roman" w:hAnsi="Times New Roman" w:cs="Times New Roman"/>
          <w:color w:val="auto"/>
          <w:highlight w:val="none"/>
        </w:rPr>
      </w:pPr>
      <w:r>
        <w:rPr>
          <w:rFonts w:hint="default" w:ascii="Times New Roman" w:hAnsi="Times New Roman" w:cs="Times New Roman"/>
          <w:color w:val="auto"/>
          <w:highlight w:val="none"/>
        </w:rPr>
        <w:t>2）未按照本使用说明书规定的操作规范造成的设备损坏；</w:t>
      </w:r>
    </w:p>
    <w:p w14:paraId="4A5B4663">
      <w:pPr>
        <w:rPr>
          <w:rFonts w:hint="default" w:ascii="Times New Roman" w:hAnsi="Times New Roman" w:cs="Times New Roman"/>
          <w:color w:val="auto"/>
          <w:highlight w:val="none"/>
        </w:rPr>
      </w:pPr>
      <w:r>
        <w:rPr>
          <w:rFonts w:hint="default" w:ascii="Times New Roman" w:hAnsi="Times New Roman" w:cs="Times New Roman"/>
          <w:color w:val="auto"/>
          <w:highlight w:val="none"/>
        </w:rPr>
        <w:t>3）未使用本公司提供的附件或使用未经本公司同意的附件造成的设备损坏；</w:t>
      </w:r>
    </w:p>
    <w:p w14:paraId="46BF83D5">
      <w:pPr>
        <w:rPr>
          <w:rFonts w:hint="default" w:ascii="Times New Roman" w:hAnsi="Times New Roman" w:cs="Times New Roman"/>
          <w:color w:val="auto"/>
          <w:highlight w:val="none"/>
        </w:rPr>
      </w:pPr>
      <w:r>
        <w:rPr>
          <w:rFonts w:hint="default" w:ascii="Times New Roman" w:hAnsi="Times New Roman" w:cs="Times New Roman"/>
          <w:color w:val="auto"/>
          <w:highlight w:val="none"/>
        </w:rPr>
        <w:t>4）未经本公司同意擅自做出的任何技术调整造成的设备损坏。</w:t>
      </w:r>
    </w:p>
    <w:p w14:paraId="2352D90E">
      <w:pPr>
        <w:pStyle w:val="2"/>
        <w:numPr>
          <w:ilvl w:val="0"/>
          <w:numId w:val="0"/>
        </w:numPr>
        <w:spacing w:after="240" w:line="360" w:lineRule="auto"/>
        <w:rPr>
          <w:rFonts w:hint="default" w:ascii="Times New Roman" w:hAnsi="Times New Roman" w:cs="Times New Roman"/>
          <w:color w:val="auto"/>
          <w:sz w:val="30"/>
          <w:highlight w:val="none"/>
        </w:rPr>
      </w:pPr>
      <w:bookmarkStart w:id="63" w:name="_Toc655"/>
      <w:bookmarkStart w:id="64" w:name="_Toc11650"/>
      <w:r>
        <w:rPr>
          <w:rFonts w:hint="eastAsia" w:cs="Times New Roman"/>
          <w:color w:val="auto"/>
          <w:sz w:val="30"/>
          <w:highlight w:val="none"/>
          <w:lang w:val="en-US" w:eastAsia="zh-CN"/>
        </w:rPr>
        <w:t>十三、</w:t>
      </w:r>
      <w:r>
        <w:rPr>
          <w:rFonts w:hint="default" w:ascii="Times New Roman" w:hAnsi="Times New Roman" w:cs="Times New Roman"/>
          <w:color w:val="auto"/>
          <w:sz w:val="30"/>
          <w:highlight w:val="none"/>
        </w:rPr>
        <w:t>废弃处理</w:t>
      </w:r>
      <w:bookmarkEnd w:id="63"/>
      <w:bookmarkEnd w:id="64"/>
    </w:p>
    <w:p w14:paraId="4D1500BC">
      <w:pPr>
        <w:rPr>
          <w:rFonts w:hint="default" w:ascii="Times New Roman" w:hAnsi="Times New Roman" w:cs="Times New Roman"/>
          <w:color w:val="auto"/>
          <w:highlight w:val="none"/>
        </w:rPr>
      </w:pPr>
      <w:r>
        <w:rPr>
          <w:rFonts w:hint="eastAsia" w:cs="Times New Roman"/>
          <w:color w:val="auto"/>
          <w:highlight w:val="none"/>
          <w:lang w:val="en-US" w:eastAsia="zh-CN"/>
        </w:rPr>
        <w:t>根据国家相应的法律法规对使用寿命结束的呼吸机和包装材料进行处置，若未按照要求进行废弃处置会对环境造成危害。</w:t>
      </w:r>
      <w:r>
        <w:rPr>
          <w:rFonts w:hint="default" w:ascii="Times New Roman" w:hAnsi="Times New Roman" w:cs="Times New Roman"/>
          <w:color w:val="auto"/>
          <w:highlight w:val="none"/>
        </w:rPr>
        <w:t>一般应将使用寿命结束的呼吸机，用硬纸板和保护性塑料包装送往回收机构，该回收机构应能处置塑料、玻璃、金属零件、印制电路板、电线电缆、加热板以及电机等材料。鼻罩及管路附件可按日常垃圾进行回收。</w:t>
      </w:r>
    </w:p>
    <w:p w14:paraId="12D7C0FB">
      <w:pPr>
        <w:pStyle w:val="2"/>
        <w:numPr>
          <w:ilvl w:val="0"/>
          <w:numId w:val="0"/>
        </w:numPr>
        <w:spacing w:after="240" w:line="360" w:lineRule="auto"/>
        <w:rPr>
          <w:rFonts w:hint="default" w:ascii="Times New Roman" w:hAnsi="Times New Roman" w:cs="Times New Roman"/>
          <w:color w:val="auto"/>
          <w:sz w:val="30"/>
          <w:highlight w:val="none"/>
        </w:rPr>
      </w:pPr>
      <w:bookmarkStart w:id="65" w:name="_Toc105"/>
      <w:bookmarkStart w:id="66" w:name="_Toc16391"/>
      <w:commentRangeStart w:id="31"/>
      <w:r>
        <w:rPr>
          <w:rFonts w:hint="eastAsia" w:cs="Times New Roman"/>
          <w:color w:val="auto"/>
          <w:sz w:val="30"/>
          <w:highlight w:val="none"/>
          <w:lang w:val="en-US" w:eastAsia="zh-CN"/>
        </w:rPr>
        <w:t>十四、</w:t>
      </w:r>
      <w:r>
        <w:rPr>
          <w:rFonts w:hint="default" w:ascii="Times New Roman" w:hAnsi="Times New Roman" w:cs="Times New Roman"/>
          <w:color w:val="auto"/>
          <w:sz w:val="30"/>
          <w:highlight w:val="none"/>
        </w:rPr>
        <w:t>标识</w:t>
      </w:r>
      <w:commentRangeEnd w:id="31"/>
      <w:r>
        <w:commentReference w:id="31"/>
      </w:r>
      <w:bookmarkEnd w:id="65"/>
      <w:bookmarkEnd w:id="66"/>
    </w:p>
    <w:p w14:paraId="34E4E079">
      <w:pPr>
        <w:jc w:val="center"/>
        <w:rPr>
          <w:del w:id="1234" w:author="95%" w:date="2026-09-17T15:13:28Z"/>
          <w:color w:val="auto"/>
          <w:highlight w:val="none"/>
        </w:rPr>
      </w:pPr>
      <w:del w:id="1235" w:author="95%" w:date="2026-09-17T15:13:28Z">
        <w:r>
          <w:rPr>
            <w:color w:val="auto"/>
            <w:highlight w:val="none"/>
          </w:rPr>
          <w:drawing>
            <wp:inline distT="0" distB="0" distL="114300" distR="114300">
              <wp:extent cx="5187950" cy="4267200"/>
              <wp:effectExtent l="0" t="0" r="635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43"/>
                      <a:stretch>
                        <a:fillRect/>
                      </a:stretch>
                    </pic:blipFill>
                    <pic:spPr>
                      <a:xfrm>
                        <a:off x="0" y="0"/>
                        <a:ext cx="5187950" cy="4267200"/>
                      </a:xfrm>
                      <a:prstGeom prst="rect">
                        <a:avLst/>
                      </a:prstGeom>
                      <a:noFill/>
                      <a:ln>
                        <a:noFill/>
                      </a:ln>
                    </pic:spPr>
                  </pic:pic>
                </a:graphicData>
              </a:graphic>
            </wp:inline>
          </w:drawing>
        </w:r>
      </w:del>
    </w:p>
    <w:p w14:paraId="0E239D44">
      <w:pPr>
        <w:jc w:val="both"/>
        <w:rPr>
          <w:del w:id="1237" w:author="95%" w:date="2026-09-17T15:13:28Z"/>
          <w:color w:val="auto"/>
          <w:highlight w:val="none"/>
        </w:rPr>
      </w:pPr>
      <w:del w:id="1238" w:author="95%" w:date="2026-09-17T15:13:28Z">
        <w:r>
          <w:rPr>
            <w:rFonts w:hint="eastAsia"/>
            <w:color w:val="auto"/>
            <w:highlight w:val="none"/>
            <w:lang w:val="en-US" w:eastAsia="zh-CN"/>
          </w:rPr>
          <w:delText xml:space="preserve">  </w:delText>
        </w:r>
      </w:del>
      <w:del w:id="1239" w:author="95%" w:date="2026-09-17T15:13:28Z">
        <w:r>
          <w:rPr>
            <w:color w:val="auto"/>
            <w:highlight w:val="none"/>
          </w:rPr>
          <w:drawing>
            <wp:inline distT="0" distB="0" distL="114300" distR="114300">
              <wp:extent cx="2545715" cy="515620"/>
              <wp:effectExtent l="0" t="0" r="6985" b="508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44"/>
                      <a:stretch>
                        <a:fillRect/>
                      </a:stretch>
                    </pic:blipFill>
                    <pic:spPr>
                      <a:xfrm>
                        <a:off x="0" y="0"/>
                        <a:ext cx="2545715" cy="515620"/>
                      </a:xfrm>
                      <a:prstGeom prst="rect">
                        <a:avLst/>
                      </a:prstGeom>
                      <a:noFill/>
                      <a:ln>
                        <a:noFill/>
                      </a:ln>
                    </pic:spPr>
                  </pic:pic>
                </a:graphicData>
              </a:graphic>
            </wp:inline>
          </w:drawing>
        </w:r>
      </w:del>
      <w:del w:id="1241" w:author="95%" w:date="2026-09-17T15:13:28Z">
        <w:r>
          <w:rPr>
            <w:color w:val="auto"/>
            <w:highlight w:val="none"/>
          </w:rPr>
          <w:drawing>
            <wp:inline distT="0" distB="0" distL="114300" distR="114300">
              <wp:extent cx="2587625" cy="481330"/>
              <wp:effectExtent l="0" t="0" r="3175" b="127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45"/>
                      <a:stretch>
                        <a:fillRect/>
                      </a:stretch>
                    </pic:blipFill>
                    <pic:spPr>
                      <a:xfrm>
                        <a:off x="0" y="0"/>
                        <a:ext cx="2587625" cy="481330"/>
                      </a:xfrm>
                      <a:prstGeom prst="rect">
                        <a:avLst/>
                      </a:prstGeom>
                      <a:noFill/>
                      <a:ln>
                        <a:noFill/>
                      </a:ln>
                    </pic:spPr>
                  </pic:pic>
                </a:graphicData>
              </a:graphic>
            </wp:inline>
          </w:drawing>
        </w:r>
      </w:del>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243" w:author="95%" w:date="2026-09-17T15:13:51Z">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829"/>
        <w:gridCol w:w="2991"/>
        <w:gridCol w:w="1248"/>
        <w:gridCol w:w="2652"/>
        <w:tblGridChange w:id="1244">
          <w:tblGrid>
            <w:gridCol w:w="1829"/>
            <w:gridCol w:w="2991"/>
            <w:gridCol w:w="1248"/>
            <w:gridCol w:w="2652"/>
          </w:tblGrid>
        </w:tblGridChange>
      </w:tblGrid>
      <w:tr w14:paraId="1B26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6"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245" w:author="95%" w:date="2026-09-17T15:04:30Z"/>
          <w:trPrChange w:id="1246" w:author="95%" w:date="2026-09-17T15:13:51Z">
            <w:trPr>
              <w:trHeight w:val="999" w:hRule="atLeast"/>
            </w:trPr>
          </w:trPrChange>
        </w:trPr>
        <w:tc>
          <w:tcPr>
            <w:tcW w:w="1829" w:type="dxa"/>
            <w:shd w:val="clear" w:color="auto" w:fill="auto"/>
            <w:vAlign w:val="center"/>
            <w:tcPrChange w:id="1247" w:author="95%" w:date="2026-09-17T15:13:51Z">
              <w:tcPr>
                <w:tcW w:w="1829" w:type="dxa"/>
                <w:shd w:val="clear" w:color="auto" w:fill="auto"/>
                <w:vAlign w:val="center"/>
              </w:tcPr>
            </w:tcPrChange>
          </w:tcPr>
          <w:p w14:paraId="38C1AAC4">
            <w:pPr>
              <w:jc w:val="center"/>
              <w:rPr>
                <w:ins w:id="1248" w:author="95%" w:date="2026-09-17T15:04:30Z"/>
                <w:rFonts w:hint="default" w:ascii="Times New Roman" w:hAnsi="Times New Roman" w:eastAsia="SimSun" w:cs="Times New Roman"/>
                <w:kern w:val="2"/>
                <w:sz w:val="24"/>
                <w:szCs w:val="24"/>
                <w:vertAlign w:val="baseline"/>
                <w:lang w:val="en-US" w:eastAsia="zh-CN" w:bidi="ar-SA"/>
              </w:rPr>
            </w:pPr>
            <w:del w:id="1249" w:author="95%" w:date="2026-09-17T15:13:28Z">
              <w:r>
                <w:rPr>
                  <w:color w:val="auto"/>
                  <w:highlight w:val="none"/>
                </w:rPr>
                <w:drawing>
                  <wp:inline distT="0" distB="0" distL="114300" distR="114300">
                    <wp:extent cx="457200" cy="381000"/>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46"/>
                            <a:stretch>
                              <a:fillRect/>
                            </a:stretch>
                          </pic:blipFill>
                          <pic:spPr>
                            <a:xfrm>
                              <a:off x="0" y="0"/>
                              <a:ext cx="457200" cy="381000"/>
                            </a:xfrm>
                            <a:prstGeom prst="rect">
                              <a:avLst/>
                            </a:prstGeom>
                            <a:noFill/>
                            <a:ln>
                              <a:noFill/>
                            </a:ln>
                          </pic:spPr>
                        </pic:pic>
                      </a:graphicData>
                    </a:graphic>
                  </wp:inline>
                </w:drawing>
              </w:r>
            </w:del>
            <w:del w:id="1251" w:author="95%" w:date="2026-09-17T15:13:28Z">
              <w:r>
                <w:rPr>
                  <w:rFonts w:hint="eastAsia"/>
                  <w:color w:val="auto"/>
                  <w:highlight w:val="none"/>
                  <w:lang w:val="en-US" w:eastAsia="zh-CN"/>
                </w:rPr>
                <w:delText>批次号</w:delText>
              </w:r>
            </w:del>
            <w:ins w:id="1252" w:author="95%" w:date="2026-09-17T15:04:34Z">
              <w:r>
                <w:rPr>
                  <w:rFonts w:hint="default"/>
                  <w:vertAlign w:val="baseline"/>
                  <w:lang w:eastAsia="zh-CN"/>
                </w:rPr>
                <w:drawing>
                  <wp:inline distT="0" distB="0" distL="114300" distR="114300">
                    <wp:extent cx="297815" cy="297815"/>
                    <wp:effectExtent l="0" t="0" r="6985" b="6350"/>
                    <wp:docPr id="76" name="图片 76" descr="详见说明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详见说明书"/>
                            <pic:cNvPicPr>
                              <a:picLocks noChangeAspect="1"/>
                            </pic:cNvPicPr>
                          </pic:nvPicPr>
                          <pic:blipFill>
                            <a:blip r:embed="rId47"/>
                            <a:stretch>
                              <a:fillRect/>
                            </a:stretch>
                          </pic:blipFill>
                          <pic:spPr>
                            <a:xfrm>
                              <a:off x="0" y="0"/>
                              <a:ext cx="297815" cy="297815"/>
                            </a:xfrm>
                            <a:prstGeom prst="rect">
                              <a:avLst/>
                            </a:prstGeom>
                          </pic:spPr>
                        </pic:pic>
                      </a:graphicData>
                    </a:graphic>
                  </wp:inline>
                </w:drawing>
              </w:r>
            </w:ins>
          </w:p>
        </w:tc>
        <w:tc>
          <w:tcPr>
            <w:tcW w:w="2991" w:type="dxa"/>
            <w:shd w:val="clear" w:color="auto" w:fill="auto"/>
            <w:vAlign w:val="center"/>
            <w:tcPrChange w:id="1254" w:author="95%" w:date="2026-09-17T15:13:51Z">
              <w:tcPr>
                <w:tcW w:w="2991" w:type="dxa"/>
                <w:shd w:val="clear" w:color="auto" w:fill="auto"/>
                <w:vAlign w:val="center"/>
              </w:tcPr>
            </w:tcPrChange>
          </w:tcPr>
          <w:p w14:paraId="2A446636">
            <w:pPr>
              <w:jc w:val="center"/>
              <w:rPr>
                <w:ins w:id="1255" w:author="95%" w:date="2026-09-17T15:04:30Z"/>
                <w:rFonts w:hint="default" w:ascii="Times New Roman" w:hAnsi="Times New Roman" w:eastAsia="SimSun" w:cs="Times New Roman"/>
                <w:kern w:val="2"/>
                <w:sz w:val="24"/>
                <w:szCs w:val="24"/>
                <w:vertAlign w:val="baseline"/>
                <w:lang w:val="en-US" w:eastAsia="zh-CN" w:bidi="ar-SA"/>
              </w:rPr>
            </w:pPr>
            <w:ins w:id="1256" w:author="95%" w:date="2026-09-17T15:04:37Z">
              <w:r>
                <w:rPr>
                  <w:rFonts w:hint="eastAsia"/>
                  <w:vertAlign w:val="baseline"/>
                  <w:lang w:val="en-US" w:eastAsia="zh-CN"/>
                </w:rPr>
                <w:t>参考</w:t>
              </w:r>
            </w:ins>
            <w:ins w:id="1257" w:author="95%" w:date="2026-09-17T15:04:38Z">
              <w:r>
                <w:rPr>
                  <w:rFonts w:hint="eastAsia"/>
                  <w:vertAlign w:val="baseline"/>
                  <w:lang w:val="en-US" w:eastAsia="zh-CN"/>
                </w:rPr>
                <w:t>使用说明</w:t>
              </w:r>
            </w:ins>
          </w:p>
        </w:tc>
        <w:tc>
          <w:tcPr>
            <w:tcW w:w="1248" w:type="dxa"/>
            <w:vAlign w:val="center"/>
            <w:tcPrChange w:id="1258" w:author="95%" w:date="2026-09-17T15:13:51Z">
              <w:tcPr>
                <w:tcW w:w="1248" w:type="dxa"/>
                <w:vAlign w:val="center"/>
              </w:tcPr>
            </w:tcPrChange>
          </w:tcPr>
          <w:p w14:paraId="2C0427F7">
            <w:pPr>
              <w:jc w:val="center"/>
              <w:rPr>
                <w:ins w:id="1259" w:author="95%" w:date="2026-09-17T15:04:30Z"/>
                <w:rFonts w:hint="default"/>
                <w:vertAlign w:val="baseline"/>
                <w:lang w:eastAsia="zh-CN"/>
              </w:rPr>
            </w:pPr>
            <w:ins w:id="1260" w:author="95%" w:date="2026-09-17T15:04:42Z">
              <w:r>
                <w:rPr/>
                <w:drawing>
                  <wp:inline distT="0" distB="0" distL="114300" distR="114300">
                    <wp:extent cx="367030" cy="248285"/>
                    <wp:effectExtent l="0" t="0" r="13970" b="1079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48"/>
                            <a:stretch>
                              <a:fillRect/>
                            </a:stretch>
                          </pic:blipFill>
                          <pic:spPr>
                            <a:xfrm>
                              <a:off x="0" y="0"/>
                              <a:ext cx="367030" cy="248285"/>
                            </a:xfrm>
                            <a:prstGeom prst="rect">
                              <a:avLst/>
                            </a:prstGeom>
                            <a:noFill/>
                            <a:ln>
                              <a:noFill/>
                            </a:ln>
                          </pic:spPr>
                        </pic:pic>
                      </a:graphicData>
                    </a:graphic>
                  </wp:inline>
                </w:drawing>
              </w:r>
            </w:ins>
          </w:p>
        </w:tc>
        <w:tc>
          <w:tcPr>
            <w:tcW w:w="2652" w:type="dxa"/>
            <w:vAlign w:val="center"/>
            <w:tcPrChange w:id="1262" w:author="95%" w:date="2026-09-17T15:13:51Z">
              <w:tcPr>
                <w:tcW w:w="2652" w:type="dxa"/>
                <w:vAlign w:val="center"/>
              </w:tcPr>
            </w:tcPrChange>
          </w:tcPr>
          <w:p w14:paraId="00AB29C5">
            <w:pPr>
              <w:jc w:val="center"/>
              <w:rPr>
                <w:ins w:id="1263" w:author="95%" w:date="2026-09-17T15:04:30Z"/>
                <w:rFonts w:hint="default"/>
                <w:vertAlign w:val="baseline"/>
                <w:lang w:val="en-US" w:eastAsia="zh-CN"/>
              </w:rPr>
            </w:pPr>
            <w:ins w:id="1264" w:author="95%" w:date="2026-09-17T15:04:45Z">
              <w:r>
                <w:rPr>
                  <w:rFonts w:hint="eastAsia"/>
                  <w:vertAlign w:val="baseline"/>
                  <w:lang w:val="en-US" w:eastAsia="zh-CN"/>
                </w:rPr>
                <w:t>警告或</w:t>
              </w:r>
            </w:ins>
            <w:ins w:id="1265" w:author="95%" w:date="2026-09-17T15:04:46Z">
              <w:r>
                <w:rPr>
                  <w:rFonts w:hint="eastAsia"/>
                  <w:vertAlign w:val="baseline"/>
                  <w:lang w:val="en-US" w:eastAsia="zh-CN"/>
                </w:rPr>
                <w:t>注意事项</w:t>
              </w:r>
            </w:ins>
          </w:p>
        </w:tc>
      </w:tr>
      <w:tr w14:paraId="254F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67"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266" w:author="95%" w:date="2026-09-17T15:04:48Z"/>
          <w:trPrChange w:id="1267" w:author="95%" w:date="2026-09-17T15:13:51Z">
            <w:trPr>
              <w:trHeight w:val="999" w:hRule="atLeast"/>
            </w:trPr>
          </w:trPrChange>
        </w:trPr>
        <w:tc>
          <w:tcPr>
            <w:tcW w:w="1829" w:type="dxa"/>
            <w:shd w:val="clear" w:color="auto" w:fill="auto"/>
            <w:vAlign w:val="center"/>
            <w:tcPrChange w:id="1268" w:author="95%" w:date="2026-09-17T15:13:51Z">
              <w:tcPr>
                <w:tcW w:w="1829" w:type="dxa"/>
                <w:shd w:val="clear" w:color="auto" w:fill="auto"/>
                <w:vAlign w:val="center"/>
              </w:tcPr>
            </w:tcPrChange>
          </w:tcPr>
          <w:p w14:paraId="68AD68FF">
            <w:pPr>
              <w:jc w:val="center"/>
              <w:rPr>
                <w:ins w:id="1269" w:author="95%" w:date="2026-09-17T15:04:48Z"/>
                <w:rFonts w:hint="default"/>
                <w:vertAlign w:val="baseline"/>
                <w:lang w:eastAsia="zh-CN"/>
              </w:rPr>
            </w:pPr>
            <w:ins w:id="1270" w:author="95%" w:date="2026-09-17T15:04:53Z">
              <w:r>
                <w:rPr>
                  <w:rFonts w:hint="default"/>
                  <w:vertAlign w:val="baseline"/>
                  <w:lang w:eastAsia="zh-CN"/>
                </w:rPr>
                <w:drawing>
                  <wp:inline distT="0" distB="0" distL="114300" distR="114300">
                    <wp:extent cx="225425" cy="225425"/>
                    <wp:effectExtent l="0" t="0" r="3175" b="3175"/>
                    <wp:docPr id="78" name="图片 7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
                            <pic:cNvPicPr>
                              <a:picLocks noChangeAspect="1"/>
                            </pic:cNvPicPr>
                          </pic:nvPicPr>
                          <pic:blipFill>
                            <a:blip r:embed="rId49"/>
                            <a:stretch>
                              <a:fillRect/>
                            </a:stretch>
                          </pic:blipFill>
                          <pic:spPr>
                            <a:xfrm>
                              <a:off x="0" y="0"/>
                              <a:ext cx="225425" cy="225425"/>
                            </a:xfrm>
                            <a:prstGeom prst="rect">
                              <a:avLst/>
                            </a:prstGeom>
                          </pic:spPr>
                        </pic:pic>
                      </a:graphicData>
                    </a:graphic>
                  </wp:inline>
                </w:drawing>
              </w:r>
            </w:ins>
          </w:p>
        </w:tc>
        <w:tc>
          <w:tcPr>
            <w:tcW w:w="2991" w:type="dxa"/>
            <w:shd w:val="clear" w:color="auto" w:fill="auto"/>
            <w:vAlign w:val="center"/>
            <w:tcPrChange w:id="1272" w:author="95%" w:date="2026-09-17T15:13:51Z">
              <w:tcPr>
                <w:tcW w:w="2991" w:type="dxa"/>
                <w:shd w:val="clear" w:color="auto" w:fill="auto"/>
                <w:vAlign w:val="center"/>
              </w:tcPr>
            </w:tcPrChange>
          </w:tcPr>
          <w:p w14:paraId="4D09AA47">
            <w:pPr>
              <w:jc w:val="center"/>
              <w:rPr>
                <w:ins w:id="1273" w:author="95%" w:date="2026-09-17T15:04:48Z"/>
                <w:rFonts w:hint="default"/>
                <w:vertAlign w:val="baseline"/>
                <w:lang w:val="en-US" w:eastAsia="zh-CN"/>
              </w:rPr>
            </w:pPr>
            <w:ins w:id="1274" w:author="95%" w:date="2026-09-17T15:04:56Z">
              <w:r>
                <w:rPr>
                  <w:rFonts w:hint="eastAsia"/>
                  <w:vertAlign w:val="baseline"/>
                  <w:lang w:val="en-US" w:eastAsia="zh-CN"/>
                </w:rPr>
                <w:t>BF</w:t>
              </w:r>
            </w:ins>
            <w:ins w:id="1275" w:author="95%" w:date="2026-09-17T15:04:57Z">
              <w:r>
                <w:rPr>
                  <w:rFonts w:hint="eastAsia"/>
                  <w:vertAlign w:val="baseline"/>
                  <w:lang w:val="en-US" w:eastAsia="zh-CN"/>
                </w:rPr>
                <w:t>型</w:t>
              </w:r>
            </w:ins>
            <w:ins w:id="1276" w:author="95%" w:date="2026-09-17T15:04:58Z">
              <w:r>
                <w:rPr>
                  <w:rFonts w:hint="eastAsia"/>
                  <w:vertAlign w:val="baseline"/>
                  <w:lang w:val="en-US" w:eastAsia="zh-CN"/>
                </w:rPr>
                <w:t>应用</w:t>
              </w:r>
            </w:ins>
          </w:p>
        </w:tc>
        <w:tc>
          <w:tcPr>
            <w:tcW w:w="1248" w:type="dxa"/>
            <w:vAlign w:val="center"/>
            <w:tcPrChange w:id="1277" w:author="95%" w:date="2026-09-17T15:13:51Z">
              <w:tcPr>
                <w:tcW w:w="1248" w:type="dxa"/>
                <w:vAlign w:val="center"/>
              </w:tcPr>
            </w:tcPrChange>
          </w:tcPr>
          <w:p w14:paraId="15143D88">
            <w:pPr>
              <w:jc w:val="center"/>
              <w:rPr>
                <w:ins w:id="1278" w:author="95%" w:date="2026-09-17T15:04:48Z"/>
              </w:rPr>
            </w:pPr>
            <w:ins w:id="1279" w:author="95%" w:date="2026-09-17T15:05:03Z">
              <w:r>
                <w:rPr>
                  <w:rFonts w:hint="default"/>
                  <w:vertAlign w:val="baseline"/>
                  <w:lang w:eastAsia="zh-CN"/>
                </w:rPr>
                <w:drawing>
                  <wp:inline distT="0" distB="0" distL="114300" distR="114300">
                    <wp:extent cx="204470" cy="201295"/>
                    <wp:effectExtent l="0" t="0" r="8890" b="12065"/>
                    <wp:docPr id="79" name="图片 7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1"/>
                            <pic:cNvPicPr>
                              <a:picLocks noChangeAspect="1"/>
                            </pic:cNvPicPr>
                          </pic:nvPicPr>
                          <pic:blipFill>
                            <a:blip r:embed="rId50"/>
                            <a:stretch>
                              <a:fillRect/>
                            </a:stretch>
                          </pic:blipFill>
                          <pic:spPr>
                            <a:xfrm>
                              <a:off x="0" y="0"/>
                              <a:ext cx="204470" cy="201295"/>
                            </a:xfrm>
                            <a:prstGeom prst="rect">
                              <a:avLst/>
                            </a:prstGeom>
                          </pic:spPr>
                        </pic:pic>
                      </a:graphicData>
                    </a:graphic>
                  </wp:inline>
                </w:drawing>
              </w:r>
            </w:ins>
          </w:p>
        </w:tc>
        <w:tc>
          <w:tcPr>
            <w:tcW w:w="2652" w:type="dxa"/>
            <w:vAlign w:val="center"/>
            <w:tcPrChange w:id="1281" w:author="95%" w:date="2026-09-17T15:13:51Z">
              <w:tcPr>
                <w:tcW w:w="2652" w:type="dxa"/>
                <w:vAlign w:val="center"/>
              </w:tcPr>
            </w:tcPrChange>
          </w:tcPr>
          <w:p w14:paraId="54051B33">
            <w:pPr>
              <w:jc w:val="center"/>
              <w:rPr>
                <w:ins w:id="1282" w:author="95%" w:date="2026-09-17T15:04:48Z"/>
                <w:rFonts w:hint="default"/>
                <w:vertAlign w:val="baseline"/>
                <w:lang w:val="en-US" w:eastAsia="zh-CN"/>
              </w:rPr>
            </w:pPr>
            <w:ins w:id="1283" w:author="95%" w:date="2026-09-17T15:05:04Z">
              <w:r>
                <w:rPr>
                  <w:rFonts w:hint="eastAsia"/>
                  <w:vertAlign w:val="baseline"/>
                  <w:lang w:val="en-US" w:eastAsia="zh-CN"/>
                </w:rPr>
                <w:t>II</w:t>
              </w:r>
            </w:ins>
            <w:ins w:id="1284" w:author="95%" w:date="2026-09-17T15:05:05Z">
              <w:r>
                <w:rPr>
                  <w:rFonts w:hint="eastAsia"/>
                  <w:vertAlign w:val="baseline"/>
                  <w:lang w:val="en-US" w:eastAsia="zh-CN"/>
                </w:rPr>
                <w:t>类</w:t>
              </w:r>
            </w:ins>
            <w:ins w:id="1285" w:author="95%" w:date="2026-09-17T15:05:06Z">
              <w:r>
                <w:rPr>
                  <w:rFonts w:hint="eastAsia"/>
                  <w:vertAlign w:val="baseline"/>
                  <w:lang w:val="en-US" w:eastAsia="zh-CN"/>
                </w:rPr>
                <w:t>设备</w:t>
              </w:r>
            </w:ins>
          </w:p>
        </w:tc>
      </w:tr>
      <w:tr w14:paraId="4CEA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87"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286" w:author="95%" w:date="2026-09-17T15:05:07Z"/>
          <w:trPrChange w:id="1287" w:author="95%" w:date="2026-09-17T15:13:51Z">
            <w:trPr>
              <w:trHeight w:val="999" w:hRule="atLeast"/>
            </w:trPr>
          </w:trPrChange>
        </w:trPr>
        <w:tc>
          <w:tcPr>
            <w:tcW w:w="1829" w:type="dxa"/>
            <w:shd w:val="clear" w:color="auto" w:fill="auto"/>
            <w:vAlign w:val="center"/>
            <w:tcPrChange w:id="1288" w:author="95%" w:date="2026-09-17T15:13:51Z">
              <w:tcPr>
                <w:tcW w:w="1829" w:type="dxa"/>
                <w:shd w:val="clear" w:color="auto" w:fill="auto"/>
                <w:vAlign w:val="center"/>
              </w:tcPr>
            </w:tcPrChange>
          </w:tcPr>
          <w:p w14:paraId="14B33D82">
            <w:pPr>
              <w:jc w:val="center"/>
              <w:rPr>
                <w:ins w:id="1289" w:author="95%" w:date="2026-09-17T15:05:07Z"/>
                <w:rFonts w:hint="default" w:ascii="Times New Roman" w:hAnsi="Times New Roman" w:eastAsia="SimSun" w:cs="Times New Roman"/>
                <w:kern w:val="2"/>
                <w:sz w:val="24"/>
                <w:szCs w:val="24"/>
                <w:vertAlign w:val="baseline"/>
                <w:lang w:val="en-US" w:eastAsia="zh-CN" w:bidi="ar-SA"/>
              </w:rPr>
            </w:pPr>
            <w:ins w:id="1290" w:author="95%" w:date="2026-09-17T15:05:36Z">
              <w:r>
                <w:rPr>
                  <w:rFonts w:hint="default"/>
                  <w:vertAlign w:val="baseline"/>
                  <w:lang w:eastAsia="zh-CN"/>
                </w:rPr>
                <w:drawing>
                  <wp:inline distT="0" distB="0" distL="114300" distR="114300">
                    <wp:extent cx="320040" cy="128270"/>
                    <wp:effectExtent l="0" t="0" r="0" b="8890"/>
                    <wp:docPr id="81" name="图片 8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5"/>
                            <pic:cNvPicPr>
                              <a:picLocks noChangeAspect="1"/>
                            </pic:cNvPicPr>
                          </pic:nvPicPr>
                          <pic:blipFill>
                            <a:blip r:embed="rId51"/>
                            <a:stretch>
                              <a:fillRect/>
                            </a:stretch>
                          </pic:blipFill>
                          <pic:spPr>
                            <a:xfrm>
                              <a:off x="0" y="0"/>
                              <a:ext cx="320040" cy="128270"/>
                            </a:xfrm>
                            <a:prstGeom prst="rect">
                              <a:avLst/>
                            </a:prstGeom>
                          </pic:spPr>
                        </pic:pic>
                      </a:graphicData>
                    </a:graphic>
                  </wp:inline>
                </w:drawing>
              </w:r>
            </w:ins>
          </w:p>
        </w:tc>
        <w:tc>
          <w:tcPr>
            <w:tcW w:w="2991" w:type="dxa"/>
            <w:shd w:val="clear" w:color="auto" w:fill="auto"/>
            <w:vAlign w:val="center"/>
            <w:tcPrChange w:id="1292" w:author="95%" w:date="2026-09-17T15:13:51Z">
              <w:tcPr>
                <w:tcW w:w="2991" w:type="dxa"/>
                <w:shd w:val="clear" w:color="auto" w:fill="auto"/>
                <w:vAlign w:val="center"/>
              </w:tcPr>
            </w:tcPrChange>
          </w:tcPr>
          <w:p w14:paraId="068FB5C2">
            <w:pPr>
              <w:jc w:val="center"/>
              <w:rPr>
                <w:ins w:id="1293" w:author="95%" w:date="2026-09-17T15:05:07Z"/>
                <w:rFonts w:hint="default" w:ascii="Times New Roman" w:hAnsi="Times New Roman" w:eastAsia="SimSun" w:cs="Times New Roman"/>
                <w:kern w:val="2"/>
                <w:sz w:val="24"/>
                <w:szCs w:val="24"/>
                <w:vertAlign w:val="baseline"/>
                <w:lang w:val="en-US" w:eastAsia="zh-CN" w:bidi="ar-SA"/>
              </w:rPr>
            </w:pPr>
            <w:ins w:id="1294" w:author="95%" w:date="2026-09-17T15:05:40Z">
              <w:r>
                <w:rPr>
                  <w:rFonts w:hint="eastAsia" w:cs="Times New Roman"/>
                  <w:kern w:val="2"/>
                  <w:sz w:val="24"/>
                  <w:szCs w:val="24"/>
                  <w:vertAlign w:val="baseline"/>
                  <w:lang w:val="en-US" w:eastAsia="zh-CN" w:bidi="ar-SA"/>
                </w:rPr>
                <w:t>交流电</w:t>
              </w:r>
            </w:ins>
          </w:p>
        </w:tc>
        <w:tc>
          <w:tcPr>
            <w:tcW w:w="1248" w:type="dxa"/>
            <w:vAlign w:val="center"/>
            <w:tcPrChange w:id="1295" w:author="95%" w:date="2026-09-17T15:13:51Z">
              <w:tcPr>
                <w:tcW w:w="1248" w:type="dxa"/>
                <w:vAlign w:val="center"/>
              </w:tcPr>
            </w:tcPrChange>
          </w:tcPr>
          <w:p w14:paraId="7F71FA14">
            <w:pPr>
              <w:jc w:val="center"/>
              <w:rPr>
                <w:ins w:id="1296" w:author="95%" w:date="2026-09-17T15:05:07Z"/>
                <w:rFonts w:hint="default"/>
                <w:vertAlign w:val="baseline"/>
                <w:lang w:eastAsia="zh-CN"/>
              </w:rPr>
            </w:pPr>
            <w:ins w:id="1297" w:author="95%" w:date="2026-09-17T15:10:50Z">
              <w:r>
                <w:rPr>
                  <w:rFonts w:hint="default"/>
                  <w:vertAlign w:val="baseline"/>
                  <w:lang w:eastAsia="zh-CN"/>
                </w:rPr>
                <w:drawing>
                  <wp:inline distT="0" distB="0" distL="114300" distR="114300">
                    <wp:extent cx="152400" cy="64135"/>
                    <wp:effectExtent l="0" t="0" r="0" b="12065"/>
                    <wp:docPr id="111" name="图片 11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16"/>
                            <pic:cNvPicPr>
                              <a:picLocks noChangeAspect="1"/>
                            </pic:cNvPicPr>
                          </pic:nvPicPr>
                          <pic:blipFill>
                            <a:blip r:embed="rId52"/>
                            <a:stretch>
                              <a:fillRect/>
                            </a:stretch>
                          </pic:blipFill>
                          <pic:spPr>
                            <a:xfrm>
                              <a:off x="0" y="0"/>
                              <a:ext cx="152400" cy="64135"/>
                            </a:xfrm>
                            <a:prstGeom prst="rect">
                              <a:avLst/>
                            </a:prstGeom>
                          </pic:spPr>
                        </pic:pic>
                      </a:graphicData>
                    </a:graphic>
                  </wp:inline>
                </w:drawing>
              </w:r>
            </w:ins>
          </w:p>
        </w:tc>
        <w:tc>
          <w:tcPr>
            <w:tcW w:w="2652" w:type="dxa"/>
            <w:vAlign w:val="center"/>
            <w:tcPrChange w:id="1299" w:author="95%" w:date="2026-09-17T15:13:51Z">
              <w:tcPr>
                <w:tcW w:w="2652" w:type="dxa"/>
                <w:vAlign w:val="center"/>
              </w:tcPr>
            </w:tcPrChange>
          </w:tcPr>
          <w:p w14:paraId="1BB3A388">
            <w:pPr>
              <w:jc w:val="center"/>
              <w:rPr>
                <w:ins w:id="1300" w:author="95%" w:date="2026-09-17T15:05:07Z"/>
                <w:rFonts w:hint="default"/>
                <w:vertAlign w:val="baseline"/>
                <w:lang w:val="en-US" w:eastAsia="zh-CN"/>
              </w:rPr>
            </w:pPr>
            <w:ins w:id="1301" w:author="95%" w:date="2026-09-17T15:11:49Z">
              <w:r>
                <w:rPr>
                  <w:rFonts w:hint="eastAsia"/>
                  <w:vertAlign w:val="baseline"/>
                  <w:lang w:val="en-US" w:eastAsia="zh-CN"/>
                </w:rPr>
                <w:t>直流电</w:t>
              </w:r>
            </w:ins>
          </w:p>
        </w:tc>
      </w:tr>
      <w:tr w14:paraId="5CAC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03"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302" w:author="95%" w:date="2026-09-17T15:05:56Z"/>
          <w:trPrChange w:id="1303" w:author="95%" w:date="2026-09-17T15:13:51Z">
            <w:trPr>
              <w:trHeight w:val="999" w:hRule="atLeast"/>
            </w:trPr>
          </w:trPrChange>
        </w:trPr>
        <w:tc>
          <w:tcPr>
            <w:tcW w:w="1829" w:type="dxa"/>
            <w:shd w:val="clear" w:color="auto" w:fill="auto"/>
            <w:vAlign w:val="center"/>
            <w:tcPrChange w:id="1304" w:author="95%" w:date="2026-09-17T15:13:51Z">
              <w:tcPr>
                <w:tcW w:w="1829" w:type="dxa"/>
                <w:shd w:val="clear" w:color="auto" w:fill="auto"/>
                <w:vAlign w:val="center"/>
              </w:tcPr>
            </w:tcPrChange>
          </w:tcPr>
          <w:p w14:paraId="13D4815D">
            <w:pPr>
              <w:jc w:val="center"/>
              <w:rPr>
                <w:ins w:id="1305" w:author="95%" w:date="2026-09-17T15:05:56Z"/>
                <w:rFonts w:hint="default"/>
                <w:vertAlign w:val="baseline"/>
                <w:lang w:eastAsia="zh-CN"/>
              </w:rPr>
            </w:pPr>
            <w:ins w:id="1306" w:author="95%" w:date="2026-09-17T15:06:03Z">
              <w:r>
                <w:rPr>
                  <w:rFonts w:hint="default"/>
                  <w:vertAlign w:val="baseline"/>
                  <w:lang w:eastAsia="zh-CN"/>
                </w:rPr>
                <w:drawing>
                  <wp:inline distT="0" distB="0" distL="114300" distR="114300">
                    <wp:extent cx="173990" cy="259080"/>
                    <wp:effectExtent l="0" t="0" r="8890" b="0"/>
                    <wp:docPr id="83" name="图片 83"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7"/>
                            <pic:cNvPicPr>
                              <a:picLocks noChangeAspect="1"/>
                            </pic:cNvPicPr>
                          </pic:nvPicPr>
                          <pic:blipFill>
                            <a:blip r:embed="rId53"/>
                            <a:stretch>
                              <a:fillRect/>
                            </a:stretch>
                          </pic:blipFill>
                          <pic:spPr>
                            <a:xfrm>
                              <a:off x="0" y="0"/>
                              <a:ext cx="173990" cy="259080"/>
                            </a:xfrm>
                            <a:prstGeom prst="rect">
                              <a:avLst/>
                            </a:prstGeom>
                          </pic:spPr>
                        </pic:pic>
                      </a:graphicData>
                    </a:graphic>
                  </wp:inline>
                </w:drawing>
              </w:r>
            </w:ins>
          </w:p>
        </w:tc>
        <w:tc>
          <w:tcPr>
            <w:tcW w:w="2991" w:type="dxa"/>
            <w:shd w:val="clear" w:color="auto" w:fill="auto"/>
            <w:vAlign w:val="center"/>
            <w:tcPrChange w:id="1308" w:author="95%" w:date="2026-09-17T15:13:51Z">
              <w:tcPr>
                <w:tcW w:w="2991" w:type="dxa"/>
                <w:shd w:val="clear" w:color="auto" w:fill="auto"/>
                <w:vAlign w:val="center"/>
              </w:tcPr>
            </w:tcPrChange>
          </w:tcPr>
          <w:p w14:paraId="46DCBCAB">
            <w:pPr>
              <w:jc w:val="center"/>
              <w:rPr>
                <w:ins w:id="1309" w:author="95%" w:date="2026-09-17T15:05:56Z"/>
                <w:rFonts w:hint="default" w:cs="Times New Roman"/>
                <w:kern w:val="2"/>
                <w:sz w:val="24"/>
                <w:szCs w:val="24"/>
                <w:vertAlign w:val="baseline"/>
                <w:lang w:val="en-US" w:eastAsia="zh-CN" w:bidi="ar-SA"/>
              </w:rPr>
            </w:pPr>
            <w:ins w:id="1310" w:author="95%" w:date="2026-09-17T15:06:06Z">
              <w:r>
                <w:rPr>
                  <w:rFonts w:hint="eastAsia" w:cs="Times New Roman"/>
                  <w:kern w:val="2"/>
                  <w:sz w:val="24"/>
                  <w:szCs w:val="24"/>
                  <w:vertAlign w:val="baseline"/>
                  <w:lang w:val="en-US" w:eastAsia="zh-CN" w:bidi="ar-SA"/>
                </w:rPr>
                <w:t>环保信息</w:t>
              </w:r>
            </w:ins>
          </w:p>
        </w:tc>
        <w:tc>
          <w:tcPr>
            <w:tcW w:w="1248" w:type="dxa"/>
            <w:vAlign w:val="center"/>
            <w:tcPrChange w:id="1311" w:author="95%" w:date="2026-09-17T15:13:51Z">
              <w:tcPr>
                <w:tcW w:w="1248" w:type="dxa"/>
                <w:vAlign w:val="center"/>
              </w:tcPr>
            </w:tcPrChange>
          </w:tcPr>
          <w:p w14:paraId="67485948">
            <w:pPr>
              <w:jc w:val="center"/>
              <w:rPr>
                <w:ins w:id="1312" w:author="95%" w:date="2026-09-17T15:05:56Z"/>
                <w:rFonts w:hint="default"/>
                <w:vertAlign w:val="baseline"/>
                <w:lang w:eastAsia="zh-CN"/>
              </w:rPr>
            </w:pPr>
            <w:ins w:id="1313" w:author="95%" w:date="2026-09-17T15:06:23Z">
              <w:r>
                <w:rPr>
                  <w:rFonts w:hint="default"/>
                  <w:vertAlign w:val="baseline"/>
                  <w:lang w:eastAsia="zh-CN"/>
                </w:rPr>
                <w:drawing>
                  <wp:inline distT="0" distB="0" distL="114300" distR="114300">
                    <wp:extent cx="271145" cy="106680"/>
                    <wp:effectExtent l="0" t="0" r="3175" b="0"/>
                    <wp:docPr id="84" name="图片 84"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9"/>
                            <pic:cNvPicPr>
                              <a:picLocks noChangeAspect="1"/>
                            </pic:cNvPicPr>
                          </pic:nvPicPr>
                          <pic:blipFill>
                            <a:blip r:embed="rId54"/>
                            <a:stretch>
                              <a:fillRect/>
                            </a:stretch>
                          </pic:blipFill>
                          <pic:spPr>
                            <a:xfrm>
                              <a:off x="0" y="0"/>
                              <a:ext cx="271145" cy="106680"/>
                            </a:xfrm>
                            <a:prstGeom prst="rect">
                              <a:avLst/>
                            </a:prstGeom>
                          </pic:spPr>
                        </pic:pic>
                      </a:graphicData>
                    </a:graphic>
                  </wp:inline>
                </w:drawing>
              </w:r>
            </w:ins>
          </w:p>
        </w:tc>
        <w:tc>
          <w:tcPr>
            <w:tcW w:w="2652" w:type="dxa"/>
            <w:vAlign w:val="center"/>
            <w:tcPrChange w:id="1315" w:author="95%" w:date="2026-09-17T15:13:51Z">
              <w:tcPr>
                <w:tcW w:w="2652" w:type="dxa"/>
                <w:vAlign w:val="center"/>
              </w:tcPr>
            </w:tcPrChange>
          </w:tcPr>
          <w:p w14:paraId="34E29C3F">
            <w:pPr>
              <w:jc w:val="center"/>
              <w:rPr>
                <w:ins w:id="1316" w:author="95%" w:date="2026-09-17T15:05:56Z"/>
                <w:rFonts w:hint="default"/>
                <w:vertAlign w:val="baseline"/>
                <w:lang w:val="en-US" w:eastAsia="zh-CN"/>
              </w:rPr>
            </w:pPr>
            <w:ins w:id="1317" w:author="95%" w:date="2026-09-17T15:06:26Z">
              <w:r>
                <w:rPr>
                  <w:rFonts w:hint="eastAsia"/>
                  <w:vertAlign w:val="baseline"/>
                  <w:lang w:val="en-US" w:eastAsia="zh-CN"/>
                </w:rPr>
                <w:t>防水防尘等级2</w:t>
              </w:r>
            </w:ins>
          </w:p>
        </w:tc>
      </w:tr>
      <w:tr w14:paraId="5598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19"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318" w:author="95%" w:date="2026-09-17T15:06:28Z"/>
          <w:trPrChange w:id="1319" w:author="95%" w:date="2026-09-17T15:13:51Z">
            <w:trPr>
              <w:trHeight w:val="999" w:hRule="atLeast"/>
            </w:trPr>
          </w:trPrChange>
        </w:trPr>
        <w:tc>
          <w:tcPr>
            <w:tcW w:w="1829" w:type="dxa"/>
            <w:shd w:val="clear" w:color="auto" w:fill="auto"/>
            <w:vAlign w:val="center"/>
            <w:tcPrChange w:id="1320" w:author="95%" w:date="2026-09-17T15:13:51Z">
              <w:tcPr>
                <w:tcW w:w="1829" w:type="dxa"/>
                <w:shd w:val="clear" w:color="auto" w:fill="auto"/>
                <w:vAlign w:val="center"/>
              </w:tcPr>
            </w:tcPrChange>
          </w:tcPr>
          <w:p w14:paraId="3ACDE4F4">
            <w:pPr>
              <w:jc w:val="center"/>
              <w:rPr>
                <w:ins w:id="1321" w:author="95%" w:date="2026-09-17T15:06:28Z"/>
                <w:rFonts w:hint="default"/>
                <w:vertAlign w:val="baseline"/>
                <w:lang w:eastAsia="zh-CN"/>
              </w:rPr>
            </w:pPr>
            <w:ins w:id="1322" w:author="95%" w:date="2026-09-17T15:06:44Z">
              <w:r>
                <w:rPr>
                  <w:rFonts w:hint="default"/>
                  <w:vertAlign w:val="baseline"/>
                  <w:lang w:eastAsia="zh-CN"/>
                </w:rPr>
                <w:drawing>
                  <wp:inline distT="0" distB="0" distL="114300" distR="114300">
                    <wp:extent cx="231775" cy="231775"/>
                    <wp:effectExtent l="0" t="0" r="12065" b="12065"/>
                    <wp:docPr id="85" name="图片 8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4"/>
                            <pic:cNvPicPr>
                              <a:picLocks noChangeAspect="1"/>
                            </pic:cNvPicPr>
                          </pic:nvPicPr>
                          <pic:blipFill>
                            <a:blip r:embed="rId55"/>
                            <a:stretch>
                              <a:fillRect/>
                            </a:stretch>
                          </pic:blipFill>
                          <pic:spPr>
                            <a:xfrm>
                              <a:off x="0" y="0"/>
                              <a:ext cx="231775" cy="231775"/>
                            </a:xfrm>
                            <a:prstGeom prst="rect">
                              <a:avLst/>
                            </a:prstGeom>
                          </pic:spPr>
                        </pic:pic>
                      </a:graphicData>
                    </a:graphic>
                  </wp:inline>
                </w:drawing>
              </w:r>
            </w:ins>
          </w:p>
        </w:tc>
        <w:tc>
          <w:tcPr>
            <w:tcW w:w="2991" w:type="dxa"/>
            <w:shd w:val="clear" w:color="auto" w:fill="auto"/>
            <w:vAlign w:val="center"/>
            <w:tcPrChange w:id="1324" w:author="95%" w:date="2026-09-17T15:13:51Z">
              <w:tcPr>
                <w:tcW w:w="2991" w:type="dxa"/>
                <w:shd w:val="clear" w:color="auto" w:fill="auto"/>
                <w:vAlign w:val="center"/>
              </w:tcPr>
            </w:tcPrChange>
          </w:tcPr>
          <w:p w14:paraId="6E95D33A">
            <w:pPr>
              <w:jc w:val="center"/>
              <w:rPr>
                <w:ins w:id="1325" w:author="95%" w:date="2026-09-17T15:06:28Z"/>
                <w:rFonts w:hint="default" w:cs="Times New Roman"/>
                <w:kern w:val="2"/>
                <w:sz w:val="24"/>
                <w:szCs w:val="24"/>
                <w:vertAlign w:val="baseline"/>
                <w:lang w:val="en-US" w:eastAsia="zh-CN" w:bidi="ar-SA"/>
              </w:rPr>
            </w:pPr>
            <w:ins w:id="1326" w:author="95%" w:date="2026-09-17T15:06:46Z">
              <w:r>
                <w:rPr>
                  <w:rFonts w:hint="eastAsia" w:cs="Times New Roman"/>
                  <w:kern w:val="2"/>
                  <w:sz w:val="24"/>
                  <w:szCs w:val="24"/>
                  <w:vertAlign w:val="baseline"/>
                  <w:lang w:val="en-US" w:eastAsia="zh-CN" w:bidi="ar-SA"/>
                </w:rPr>
                <w:t>禁止拆卸</w:t>
              </w:r>
            </w:ins>
          </w:p>
        </w:tc>
        <w:tc>
          <w:tcPr>
            <w:tcW w:w="1248" w:type="dxa"/>
            <w:vAlign w:val="center"/>
            <w:tcPrChange w:id="1327" w:author="95%" w:date="2026-09-17T15:13:51Z">
              <w:tcPr>
                <w:tcW w:w="1248" w:type="dxa"/>
                <w:vAlign w:val="center"/>
              </w:tcPr>
            </w:tcPrChange>
          </w:tcPr>
          <w:p w14:paraId="7BF6C202">
            <w:pPr>
              <w:jc w:val="center"/>
              <w:rPr>
                <w:ins w:id="1328" w:author="95%" w:date="2026-09-17T15:06:28Z"/>
                <w:rFonts w:hint="default"/>
                <w:vertAlign w:val="baseline"/>
                <w:lang w:eastAsia="zh-CN"/>
              </w:rPr>
            </w:pPr>
            <w:ins w:id="1329" w:author="95%" w:date="2026-09-17T15:08:36Z">
              <w:r>
                <w:rPr>
                  <w:rFonts w:hint="default"/>
                  <w:vertAlign w:val="baseline"/>
                  <w:lang w:eastAsia="zh-CN"/>
                </w:rPr>
                <w:drawing>
                  <wp:inline distT="0" distB="0" distL="114300" distR="114300">
                    <wp:extent cx="328930" cy="182880"/>
                    <wp:effectExtent l="0" t="0" r="6350" b="0"/>
                    <wp:docPr id="94" name="图片 94"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08"/>
                            <pic:cNvPicPr>
                              <a:picLocks noChangeAspect="1"/>
                            </pic:cNvPicPr>
                          </pic:nvPicPr>
                          <pic:blipFill>
                            <a:blip r:embed="rId56"/>
                            <a:stretch>
                              <a:fillRect/>
                            </a:stretch>
                          </pic:blipFill>
                          <pic:spPr>
                            <a:xfrm>
                              <a:off x="0" y="0"/>
                              <a:ext cx="328930" cy="182880"/>
                            </a:xfrm>
                            <a:prstGeom prst="rect">
                              <a:avLst/>
                            </a:prstGeom>
                          </pic:spPr>
                        </pic:pic>
                      </a:graphicData>
                    </a:graphic>
                  </wp:inline>
                </w:drawing>
              </w:r>
            </w:ins>
          </w:p>
        </w:tc>
        <w:tc>
          <w:tcPr>
            <w:tcW w:w="2652" w:type="dxa"/>
            <w:vAlign w:val="center"/>
            <w:tcPrChange w:id="1331" w:author="95%" w:date="2026-09-17T15:13:51Z">
              <w:tcPr>
                <w:tcW w:w="2652" w:type="dxa"/>
                <w:vAlign w:val="center"/>
              </w:tcPr>
            </w:tcPrChange>
          </w:tcPr>
          <w:p w14:paraId="6CA628DE">
            <w:pPr>
              <w:jc w:val="center"/>
              <w:rPr>
                <w:ins w:id="1332" w:author="95%" w:date="2026-09-17T15:06:28Z"/>
                <w:rFonts w:hint="default"/>
                <w:vertAlign w:val="baseline"/>
                <w:lang w:val="en-US" w:eastAsia="zh-CN"/>
              </w:rPr>
            </w:pPr>
            <w:ins w:id="1333" w:author="95%" w:date="2026-09-17T15:09:23Z">
              <w:r>
                <w:rPr>
                  <w:rFonts w:hint="eastAsia"/>
                  <w:vertAlign w:val="baseline"/>
                  <w:lang w:val="en-US" w:eastAsia="zh-CN"/>
                </w:rPr>
                <w:t>医疗器械</w:t>
              </w:r>
            </w:ins>
            <w:ins w:id="1334" w:author="95%" w:date="2026-09-17T15:09:24Z">
              <w:r>
                <w:rPr>
                  <w:rFonts w:hint="eastAsia"/>
                  <w:vertAlign w:val="baseline"/>
                  <w:lang w:val="en-US" w:eastAsia="zh-CN"/>
                </w:rPr>
                <w:t>唯一</w:t>
              </w:r>
            </w:ins>
            <w:ins w:id="1335" w:author="95%" w:date="2026-09-17T15:09:25Z">
              <w:r>
                <w:rPr>
                  <w:rFonts w:hint="eastAsia"/>
                  <w:vertAlign w:val="baseline"/>
                  <w:lang w:val="en-US" w:eastAsia="zh-CN"/>
                </w:rPr>
                <w:t>标识</w:t>
              </w:r>
            </w:ins>
          </w:p>
        </w:tc>
      </w:tr>
      <w:tr w14:paraId="5F58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37"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336" w:author="95%" w:date="2026-09-17T15:06:52Z"/>
          <w:trPrChange w:id="1337" w:author="95%" w:date="2026-09-17T15:13:51Z">
            <w:trPr>
              <w:trHeight w:val="999" w:hRule="atLeast"/>
            </w:trPr>
          </w:trPrChange>
        </w:trPr>
        <w:tc>
          <w:tcPr>
            <w:tcW w:w="1829" w:type="dxa"/>
            <w:shd w:val="clear" w:color="auto" w:fill="auto"/>
            <w:vAlign w:val="center"/>
            <w:tcPrChange w:id="1338" w:author="95%" w:date="2026-09-17T15:13:51Z">
              <w:tcPr>
                <w:tcW w:w="1829" w:type="dxa"/>
                <w:shd w:val="clear" w:color="auto" w:fill="auto"/>
                <w:vAlign w:val="center"/>
              </w:tcPr>
            </w:tcPrChange>
          </w:tcPr>
          <w:p w14:paraId="03BB6F60">
            <w:pPr>
              <w:jc w:val="center"/>
              <w:rPr>
                <w:ins w:id="1339" w:author="95%" w:date="2026-09-17T15:06:52Z"/>
                <w:rFonts w:hint="default" w:ascii="Times New Roman" w:hAnsi="Times New Roman" w:eastAsia="SimSun" w:cs="Times New Roman"/>
                <w:kern w:val="2"/>
                <w:sz w:val="24"/>
                <w:szCs w:val="24"/>
                <w:vertAlign w:val="baseline"/>
                <w:lang w:val="en-US" w:eastAsia="zh-CN" w:bidi="ar-SA"/>
              </w:rPr>
            </w:pPr>
            <w:ins w:id="1340" w:author="95%" w:date="2026-09-17T15:07:15Z">
              <w:r>
                <w:rPr>
                  <w:rFonts w:hint="default"/>
                  <w:vertAlign w:val="baseline"/>
                  <w:lang w:eastAsia="zh-CN"/>
                </w:rPr>
                <w:drawing>
                  <wp:inline distT="0" distB="0" distL="114300" distR="114300">
                    <wp:extent cx="179705" cy="133985"/>
                    <wp:effectExtent l="0" t="0" r="3175" b="3175"/>
                    <wp:docPr id="90" name="图片 9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21"/>
                            <pic:cNvPicPr>
                              <a:picLocks noChangeAspect="1"/>
                            </pic:cNvPicPr>
                          </pic:nvPicPr>
                          <pic:blipFill>
                            <a:blip r:embed="rId57"/>
                            <a:stretch>
                              <a:fillRect/>
                            </a:stretch>
                          </pic:blipFill>
                          <pic:spPr>
                            <a:xfrm>
                              <a:off x="0" y="0"/>
                              <a:ext cx="179705" cy="133985"/>
                            </a:xfrm>
                            <a:prstGeom prst="rect">
                              <a:avLst/>
                            </a:prstGeom>
                          </pic:spPr>
                        </pic:pic>
                      </a:graphicData>
                    </a:graphic>
                  </wp:inline>
                </w:drawing>
              </w:r>
            </w:ins>
          </w:p>
        </w:tc>
        <w:tc>
          <w:tcPr>
            <w:tcW w:w="2991" w:type="dxa"/>
            <w:shd w:val="clear" w:color="auto" w:fill="auto"/>
            <w:vAlign w:val="center"/>
            <w:tcPrChange w:id="1342" w:author="95%" w:date="2026-09-17T15:13:51Z">
              <w:tcPr>
                <w:tcW w:w="2991" w:type="dxa"/>
                <w:shd w:val="clear" w:color="auto" w:fill="auto"/>
                <w:vAlign w:val="center"/>
              </w:tcPr>
            </w:tcPrChange>
          </w:tcPr>
          <w:p w14:paraId="35ECD69B">
            <w:pPr>
              <w:jc w:val="center"/>
              <w:rPr>
                <w:ins w:id="1343" w:author="95%" w:date="2026-09-17T15:06:52Z"/>
                <w:rFonts w:hint="default" w:ascii="Times New Roman" w:hAnsi="Times New Roman" w:eastAsia="SimSun" w:cs="Times New Roman"/>
                <w:kern w:val="2"/>
                <w:sz w:val="24"/>
                <w:szCs w:val="24"/>
                <w:vertAlign w:val="baseline"/>
                <w:lang w:val="en-US" w:eastAsia="zh-CN" w:bidi="ar-SA"/>
              </w:rPr>
            </w:pPr>
            <w:ins w:id="1344" w:author="95%" w:date="2026-09-17T15:07:19Z">
              <w:r>
                <w:rPr>
                  <w:rFonts w:hint="eastAsia" w:cs="Times New Roman"/>
                  <w:kern w:val="2"/>
                  <w:sz w:val="24"/>
                  <w:szCs w:val="24"/>
                  <w:vertAlign w:val="baseline"/>
                  <w:lang w:val="en-US" w:eastAsia="zh-CN" w:bidi="ar-SA"/>
                </w:rPr>
                <w:t>空气入口</w:t>
              </w:r>
            </w:ins>
          </w:p>
        </w:tc>
        <w:tc>
          <w:tcPr>
            <w:tcW w:w="1248" w:type="dxa"/>
            <w:shd w:val="clear" w:color="auto" w:fill="auto"/>
            <w:vAlign w:val="center"/>
            <w:tcPrChange w:id="1345" w:author="95%" w:date="2026-09-17T15:13:51Z">
              <w:tcPr>
                <w:tcW w:w="1248" w:type="dxa"/>
                <w:shd w:val="clear" w:color="auto" w:fill="auto"/>
                <w:vAlign w:val="center"/>
              </w:tcPr>
            </w:tcPrChange>
          </w:tcPr>
          <w:p w14:paraId="2BE95CE6">
            <w:pPr>
              <w:jc w:val="center"/>
              <w:rPr>
                <w:ins w:id="1346" w:author="95%" w:date="2026-09-17T15:06:52Z"/>
                <w:rFonts w:hint="default" w:ascii="Times New Roman" w:hAnsi="Times New Roman" w:eastAsia="SimSun" w:cs="Times New Roman"/>
                <w:kern w:val="2"/>
                <w:sz w:val="24"/>
                <w:szCs w:val="24"/>
                <w:vertAlign w:val="baseline"/>
                <w:lang w:val="en-US" w:eastAsia="zh-CN" w:bidi="ar-SA"/>
              </w:rPr>
            </w:pPr>
            <w:ins w:id="1347" w:author="95%" w:date="2026-09-17T15:07:15Z">
              <w:r>
                <w:rPr>
                  <w:rFonts w:hint="default"/>
                  <w:vertAlign w:val="baseline"/>
                  <w:lang w:eastAsia="zh-CN"/>
                </w:rPr>
                <w:drawing>
                  <wp:inline distT="0" distB="0" distL="114300" distR="114300">
                    <wp:extent cx="179705" cy="133985"/>
                    <wp:effectExtent l="0" t="0" r="3175" b="3175"/>
                    <wp:docPr id="92" name="图片 9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22"/>
                            <pic:cNvPicPr>
                              <a:picLocks noChangeAspect="1"/>
                            </pic:cNvPicPr>
                          </pic:nvPicPr>
                          <pic:blipFill>
                            <a:blip r:embed="rId58"/>
                            <a:stretch>
                              <a:fillRect/>
                            </a:stretch>
                          </pic:blipFill>
                          <pic:spPr>
                            <a:xfrm>
                              <a:off x="0" y="0"/>
                              <a:ext cx="179705" cy="133985"/>
                            </a:xfrm>
                            <a:prstGeom prst="rect">
                              <a:avLst/>
                            </a:prstGeom>
                          </pic:spPr>
                        </pic:pic>
                      </a:graphicData>
                    </a:graphic>
                  </wp:inline>
                </w:drawing>
              </w:r>
            </w:ins>
          </w:p>
        </w:tc>
        <w:tc>
          <w:tcPr>
            <w:tcW w:w="2652" w:type="dxa"/>
            <w:shd w:val="clear" w:color="auto" w:fill="auto"/>
            <w:vAlign w:val="center"/>
            <w:tcPrChange w:id="1349" w:author="95%" w:date="2026-09-17T15:13:51Z">
              <w:tcPr>
                <w:tcW w:w="2652" w:type="dxa"/>
                <w:shd w:val="clear" w:color="auto" w:fill="auto"/>
                <w:vAlign w:val="center"/>
              </w:tcPr>
            </w:tcPrChange>
          </w:tcPr>
          <w:p w14:paraId="33086FC0">
            <w:pPr>
              <w:jc w:val="center"/>
              <w:rPr>
                <w:ins w:id="1350" w:author="95%" w:date="2026-09-17T15:06:52Z"/>
                <w:rFonts w:hint="default" w:ascii="Times New Roman" w:hAnsi="Times New Roman" w:eastAsia="SimSun" w:cs="Times New Roman"/>
                <w:kern w:val="2"/>
                <w:sz w:val="24"/>
                <w:szCs w:val="24"/>
                <w:vertAlign w:val="baseline"/>
                <w:lang w:val="en-US" w:eastAsia="zh-CN" w:bidi="ar-SA"/>
              </w:rPr>
            </w:pPr>
            <w:ins w:id="1351" w:author="95%" w:date="2026-09-17T15:07:22Z">
              <w:r>
                <w:rPr>
                  <w:rFonts w:hint="eastAsia" w:cs="Times New Roman"/>
                  <w:kern w:val="2"/>
                  <w:sz w:val="24"/>
                  <w:szCs w:val="24"/>
                  <w:vertAlign w:val="baseline"/>
                  <w:lang w:val="en-US" w:eastAsia="zh-CN" w:bidi="ar-SA"/>
                </w:rPr>
                <w:t>出气口</w:t>
              </w:r>
            </w:ins>
          </w:p>
        </w:tc>
      </w:tr>
      <w:tr w14:paraId="15B5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53" w:author="95%" w:date="2026-09-17T15:13: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50" w:hRule="atLeast"/>
          <w:ins w:id="1352" w:author="95%" w:date="2026-09-17T15:10:32Z"/>
          <w:trPrChange w:id="1353" w:author="95%" w:date="2026-09-17T15:13:51Z">
            <w:trPr>
              <w:trHeight w:val="999" w:hRule="atLeast"/>
            </w:trPr>
          </w:trPrChange>
        </w:trPr>
        <w:tc>
          <w:tcPr>
            <w:tcW w:w="1829" w:type="dxa"/>
            <w:shd w:val="clear" w:color="auto" w:fill="auto"/>
            <w:vAlign w:val="center"/>
            <w:tcPrChange w:id="1354" w:author="95%" w:date="2026-09-17T15:13:51Z">
              <w:tcPr>
                <w:tcW w:w="1829" w:type="dxa"/>
                <w:shd w:val="clear" w:color="auto" w:fill="auto"/>
                <w:vAlign w:val="center"/>
              </w:tcPr>
            </w:tcPrChange>
          </w:tcPr>
          <w:p w14:paraId="296F4834">
            <w:pPr>
              <w:jc w:val="center"/>
              <w:rPr>
                <w:ins w:id="1355" w:author="95%" w:date="2026-09-17T15:10:32Z"/>
                <w:rFonts w:hint="default" w:ascii="Times New Roman" w:hAnsi="Times New Roman" w:eastAsia="SimSun" w:cs="Times New Roman"/>
                <w:kern w:val="2"/>
                <w:sz w:val="24"/>
                <w:szCs w:val="24"/>
                <w:vertAlign w:val="baseline"/>
                <w:lang w:val="en-US" w:eastAsia="zh-CN" w:bidi="ar-SA"/>
              </w:rPr>
            </w:pPr>
            <w:ins w:id="1356" w:author="95%" w:date="2026-09-17T15:10:44Z">
              <w:r>
                <w:rPr>
                  <w:rFonts w:hint="default"/>
                  <w:vertAlign w:val="baseline"/>
                  <w:lang w:eastAsia="zh-CN"/>
                </w:rPr>
                <w:drawing>
                  <wp:inline distT="0" distB="0" distL="114300" distR="114300">
                    <wp:extent cx="201295" cy="204470"/>
                    <wp:effectExtent l="0" t="0" r="12065" b="8890"/>
                    <wp:docPr id="102" name="图片 10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20"/>
                            <pic:cNvPicPr>
                              <a:picLocks noChangeAspect="1"/>
                            </pic:cNvPicPr>
                          </pic:nvPicPr>
                          <pic:blipFill>
                            <a:blip r:embed="rId59"/>
                            <a:stretch>
                              <a:fillRect/>
                            </a:stretch>
                          </pic:blipFill>
                          <pic:spPr>
                            <a:xfrm>
                              <a:off x="0" y="0"/>
                              <a:ext cx="201295" cy="204470"/>
                            </a:xfrm>
                            <a:prstGeom prst="rect">
                              <a:avLst/>
                            </a:prstGeom>
                          </pic:spPr>
                        </pic:pic>
                      </a:graphicData>
                    </a:graphic>
                  </wp:inline>
                </w:drawing>
              </w:r>
            </w:ins>
          </w:p>
        </w:tc>
        <w:tc>
          <w:tcPr>
            <w:tcW w:w="2991" w:type="dxa"/>
            <w:shd w:val="clear" w:color="auto" w:fill="auto"/>
            <w:vAlign w:val="center"/>
            <w:tcPrChange w:id="1358" w:author="95%" w:date="2026-09-17T15:13:51Z">
              <w:tcPr>
                <w:tcW w:w="2991" w:type="dxa"/>
                <w:shd w:val="clear" w:color="auto" w:fill="auto"/>
                <w:vAlign w:val="center"/>
              </w:tcPr>
            </w:tcPrChange>
          </w:tcPr>
          <w:p w14:paraId="5F2611BC">
            <w:pPr>
              <w:jc w:val="center"/>
              <w:rPr>
                <w:ins w:id="1359" w:author="95%" w:date="2026-09-17T15:10:32Z"/>
                <w:rFonts w:hint="eastAsia" w:ascii="Times New Roman" w:hAnsi="Times New Roman" w:eastAsia="SimSun" w:cs="Times New Roman"/>
                <w:kern w:val="2"/>
                <w:sz w:val="24"/>
                <w:szCs w:val="24"/>
                <w:vertAlign w:val="baseline"/>
                <w:lang w:val="en-US" w:eastAsia="zh-CN" w:bidi="ar-SA"/>
              </w:rPr>
            </w:pPr>
            <w:ins w:id="1360" w:author="95%" w:date="2026-09-17T15:10:44Z">
              <w:r>
                <w:rPr>
                  <w:rFonts w:hint="eastAsia"/>
                  <w:vertAlign w:val="baseline"/>
                  <w:lang w:val="en-US" w:eastAsia="zh-CN"/>
                </w:rPr>
                <w:t>非电离辐射</w:t>
              </w:r>
            </w:ins>
          </w:p>
        </w:tc>
        <w:tc>
          <w:tcPr>
            <w:tcW w:w="1248" w:type="dxa"/>
            <w:shd w:val="clear" w:color="auto" w:fill="auto"/>
            <w:vAlign w:val="center"/>
            <w:tcPrChange w:id="1361" w:author="95%" w:date="2026-09-17T15:13:51Z">
              <w:tcPr>
                <w:tcW w:w="1248" w:type="dxa"/>
                <w:shd w:val="clear" w:color="auto" w:fill="auto"/>
                <w:vAlign w:val="center"/>
              </w:tcPr>
            </w:tcPrChange>
          </w:tcPr>
          <w:p w14:paraId="0CF77622">
            <w:pPr>
              <w:jc w:val="center"/>
              <w:rPr>
                <w:ins w:id="1362" w:author="95%" w:date="2026-09-17T15:10:32Z"/>
                <w:rFonts w:hint="default"/>
                <w:vertAlign w:val="baseline"/>
                <w:lang w:eastAsia="zh-CN"/>
              </w:rPr>
            </w:pPr>
            <w:ins w:id="1363" w:author="95%" w:date="2026-09-17T15:12:02Z">
              <w:r>
                <w:rPr>
                  <w:rFonts w:hint="default"/>
                  <w:vertAlign w:val="baseline"/>
                  <w:lang w:eastAsia="zh-CN"/>
                </w:rPr>
                <w:drawing>
                  <wp:inline distT="0" distB="0" distL="114300" distR="114300">
                    <wp:extent cx="173990" cy="182880"/>
                    <wp:effectExtent l="0" t="0" r="8890" b="0"/>
                    <wp:docPr id="112" name="图片 112"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23"/>
                            <pic:cNvPicPr>
                              <a:picLocks noChangeAspect="1"/>
                            </pic:cNvPicPr>
                          </pic:nvPicPr>
                          <pic:blipFill>
                            <a:blip r:embed="rId60"/>
                            <a:stretch>
                              <a:fillRect/>
                            </a:stretch>
                          </pic:blipFill>
                          <pic:spPr>
                            <a:xfrm>
                              <a:off x="0" y="0"/>
                              <a:ext cx="173990" cy="182880"/>
                            </a:xfrm>
                            <a:prstGeom prst="rect">
                              <a:avLst/>
                            </a:prstGeom>
                          </pic:spPr>
                        </pic:pic>
                      </a:graphicData>
                    </a:graphic>
                  </wp:inline>
                </w:drawing>
              </w:r>
            </w:ins>
          </w:p>
        </w:tc>
        <w:tc>
          <w:tcPr>
            <w:tcW w:w="2652" w:type="dxa"/>
            <w:shd w:val="clear" w:color="auto" w:fill="auto"/>
            <w:vAlign w:val="center"/>
            <w:tcPrChange w:id="1365" w:author="95%" w:date="2026-09-17T15:13:51Z">
              <w:tcPr>
                <w:tcW w:w="2652" w:type="dxa"/>
                <w:shd w:val="clear" w:color="auto" w:fill="auto"/>
                <w:vAlign w:val="center"/>
              </w:tcPr>
            </w:tcPrChange>
          </w:tcPr>
          <w:p w14:paraId="09E28604">
            <w:pPr>
              <w:jc w:val="center"/>
              <w:rPr>
                <w:ins w:id="1366" w:author="95%" w:date="2026-09-17T15:10:32Z"/>
                <w:rFonts w:hint="default" w:cs="Times New Roman"/>
                <w:kern w:val="2"/>
                <w:sz w:val="24"/>
                <w:szCs w:val="24"/>
                <w:vertAlign w:val="baseline"/>
                <w:lang w:val="en-US" w:eastAsia="zh-CN" w:bidi="ar-SA"/>
              </w:rPr>
            </w:pPr>
            <w:ins w:id="1367" w:author="95%" w:date="2026-09-17T15:12:03Z">
              <w:r>
                <w:rPr>
                  <w:rFonts w:hint="eastAsia" w:cs="Times New Roman"/>
                  <w:kern w:val="2"/>
                  <w:sz w:val="24"/>
                  <w:szCs w:val="24"/>
                  <w:vertAlign w:val="baseline"/>
                  <w:lang w:val="en-US" w:eastAsia="zh-CN" w:bidi="ar-SA"/>
                </w:rPr>
                <w:t>SD</w:t>
              </w:r>
            </w:ins>
            <w:ins w:id="1368" w:author="95%" w:date="2026-09-17T15:12:04Z">
              <w:r>
                <w:rPr>
                  <w:rFonts w:hint="eastAsia" w:cs="Times New Roman"/>
                  <w:kern w:val="2"/>
                  <w:sz w:val="24"/>
                  <w:szCs w:val="24"/>
                  <w:vertAlign w:val="baseline"/>
                  <w:lang w:val="en-US" w:eastAsia="zh-CN" w:bidi="ar-SA"/>
                </w:rPr>
                <w:t>卡</w:t>
              </w:r>
            </w:ins>
          </w:p>
        </w:tc>
      </w:tr>
    </w:tbl>
    <w:p w14:paraId="3255750E">
      <w:pPr>
        <w:jc w:val="both"/>
        <w:rPr>
          <w:rFonts w:hint="eastAsia"/>
          <w:color w:val="auto"/>
          <w:highlight w:val="none"/>
          <w:lang w:val="en-US" w:eastAsia="zh-CN"/>
        </w:rPr>
      </w:pPr>
    </w:p>
    <w:p w14:paraId="381827CE">
      <w:pPr>
        <w:pStyle w:val="2"/>
        <w:numPr>
          <w:ilvl w:val="0"/>
          <w:numId w:val="0"/>
        </w:numPr>
        <w:spacing w:after="240" w:line="360" w:lineRule="auto"/>
        <w:rPr>
          <w:rFonts w:hint="default" w:ascii="Times New Roman" w:hAnsi="Times New Roman" w:cs="Times New Roman"/>
          <w:color w:val="auto"/>
          <w:sz w:val="30"/>
          <w:highlight w:val="none"/>
        </w:rPr>
      </w:pPr>
      <w:bookmarkStart w:id="67" w:name="_Toc30512"/>
      <w:bookmarkStart w:id="68" w:name="_Toc16895"/>
      <w:r>
        <w:rPr>
          <w:rFonts w:hint="eastAsia" w:cs="Times New Roman"/>
          <w:color w:val="auto"/>
          <w:sz w:val="30"/>
          <w:highlight w:val="none"/>
          <w:lang w:val="en-US" w:eastAsia="zh-CN"/>
        </w:rPr>
        <w:t>十五、</w:t>
      </w:r>
      <w:r>
        <w:rPr>
          <w:rFonts w:hint="default" w:ascii="Times New Roman" w:hAnsi="Times New Roman" w:cs="Times New Roman"/>
          <w:color w:val="auto"/>
          <w:sz w:val="30"/>
          <w:highlight w:val="none"/>
        </w:rPr>
        <w:t>联系地址与电话</w:t>
      </w:r>
      <w:bookmarkEnd w:id="67"/>
      <w:bookmarkEnd w:id="68"/>
    </w:p>
    <w:p w14:paraId="58C6CF75">
      <w:pPr>
        <w:rPr>
          <w:color w:val="auto"/>
          <w:highlight w:val="none"/>
        </w:rPr>
      </w:pPr>
      <w:r>
        <w:rPr>
          <w:rFonts w:hint="eastAsia"/>
          <w:color w:val="auto"/>
          <w:highlight w:val="none"/>
        </w:rPr>
        <w:t>注册人名称： 深圳市云中飞电子有限公司</w:t>
      </w:r>
    </w:p>
    <w:p w14:paraId="709D4D8F">
      <w:pPr>
        <w:ind w:left="1440" w:hanging="1440" w:hangingChars="600"/>
        <w:rPr>
          <w:rFonts w:hint="eastAsia"/>
          <w:color w:val="auto"/>
          <w:highlight w:val="none"/>
        </w:rPr>
      </w:pPr>
      <w:r>
        <w:rPr>
          <w:rFonts w:hint="eastAsia"/>
          <w:color w:val="auto"/>
          <w:highlight w:val="none"/>
          <w:lang w:val="en-US" w:eastAsia="zh-CN"/>
        </w:rPr>
        <w:t>注册人</w:t>
      </w:r>
      <w:r>
        <w:rPr>
          <w:rFonts w:hint="eastAsia"/>
          <w:color w:val="auto"/>
          <w:highlight w:val="none"/>
        </w:rPr>
        <w:t>住所：深圳市南山区粤海街道高新区社区科技南十二路 18 号长虹科技大厦2103-2104</w:t>
      </w:r>
    </w:p>
    <w:p w14:paraId="2B0254E8">
      <w:pPr>
        <w:ind w:left="720" w:hanging="720" w:hangingChars="300"/>
        <w:rPr>
          <w:rFonts w:hint="eastAsia"/>
          <w:color w:val="auto"/>
          <w:highlight w:val="none"/>
          <w:lang w:val="en-US" w:eastAsia="zh-CN"/>
        </w:rPr>
      </w:pPr>
      <w:r>
        <w:rPr>
          <w:rFonts w:hint="eastAsia"/>
          <w:color w:val="auto"/>
          <w:highlight w:val="none"/>
          <w:lang w:val="en-US" w:eastAsia="zh-CN"/>
        </w:rPr>
        <w:t>受托企业名称：东莞东英电子科技有限公司</w:t>
      </w:r>
    </w:p>
    <w:p w14:paraId="3FD0B315">
      <w:pPr>
        <w:ind w:left="720" w:hanging="720" w:hangingChars="300"/>
        <w:rPr>
          <w:rFonts w:hint="eastAsia"/>
          <w:color w:val="auto"/>
          <w:highlight w:val="none"/>
          <w:lang w:val="en-US" w:eastAsia="zh-CN"/>
        </w:rPr>
      </w:pPr>
      <w:r>
        <w:rPr>
          <w:rFonts w:hint="eastAsia"/>
          <w:color w:val="auto"/>
          <w:highlight w:val="none"/>
          <w:lang w:val="en-US" w:eastAsia="zh-CN"/>
        </w:rPr>
        <w:t>受托企业住所：广东省东莞市清溪镇清溪清凤路349号301室</w:t>
      </w:r>
    </w:p>
    <w:p w14:paraId="384A32AF">
      <w:pPr>
        <w:ind w:left="720" w:hanging="720" w:hangingChars="300"/>
        <w:rPr>
          <w:rFonts w:hint="eastAsia"/>
          <w:color w:val="auto"/>
          <w:highlight w:val="none"/>
          <w:lang w:val="en-US" w:eastAsia="zh-CN"/>
        </w:rPr>
      </w:pPr>
      <w:r>
        <w:rPr>
          <w:rFonts w:hint="eastAsia"/>
          <w:color w:val="auto"/>
          <w:highlight w:val="none"/>
          <w:lang w:val="en-US" w:eastAsia="zh-CN"/>
        </w:rPr>
        <w:t>受托生产地址：广东省东莞市清溪镇清溪清凤路349号301室</w:t>
      </w:r>
    </w:p>
    <w:p w14:paraId="034E3B5A">
      <w:pPr>
        <w:ind w:left="720" w:hanging="720" w:hangingChars="300"/>
        <w:rPr>
          <w:rFonts w:hint="eastAsia"/>
          <w:color w:val="auto"/>
          <w:highlight w:val="none"/>
          <w:lang w:val="en-US" w:eastAsia="zh-CN"/>
        </w:rPr>
      </w:pPr>
      <w:r>
        <w:rPr>
          <w:rFonts w:hint="eastAsia"/>
          <w:color w:val="auto"/>
          <w:highlight w:val="none"/>
          <w:lang w:val="en-US" w:eastAsia="zh-CN"/>
        </w:rPr>
        <w:t>医疗器械注册证编号/技术要求编号：</w:t>
      </w:r>
    </w:p>
    <w:p w14:paraId="1EE1F5B6">
      <w:pPr>
        <w:ind w:left="720" w:hanging="720" w:hangingChars="300"/>
        <w:rPr>
          <w:rFonts w:hint="eastAsia"/>
          <w:color w:val="auto"/>
          <w:highlight w:val="none"/>
          <w:lang w:val="en-US" w:eastAsia="zh-CN"/>
        </w:rPr>
      </w:pPr>
      <w:r>
        <w:rPr>
          <w:rFonts w:hint="eastAsia"/>
          <w:color w:val="auto"/>
          <w:highlight w:val="none"/>
          <w:lang w:val="en-US" w:eastAsia="zh-CN"/>
        </w:rPr>
        <w:t>受托企业生产许可证编号：粤药监械生产许20245443号</w:t>
      </w:r>
    </w:p>
    <w:p w14:paraId="3630BAC0">
      <w:pPr>
        <w:ind w:left="720" w:hanging="720" w:hangingChars="300"/>
        <w:rPr>
          <w:rFonts w:hint="eastAsia"/>
          <w:color w:val="auto"/>
          <w:highlight w:val="none"/>
        </w:rPr>
      </w:pPr>
      <w:r>
        <w:rPr>
          <w:rFonts w:hint="eastAsia"/>
          <w:color w:val="auto"/>
          <w:highlight w:val="none"/>
          <w:lang w:val="en-US" w:eastAsia="zh-CN"/>
        </w:rPr>
        <w:t>售后服务单位：</w:t>
      </w:r>
      <w:r>
        <w:rPr>
          <w:rFonts w:hint="eastAsia"/>
          <w:color w:val="auto"/>
          <w:highlight w:val="none"/>
        </w:rPr>
        <w:t>深圳市云中飞电子有限公司</w:t>
      </w:r>
    </w:p>
    <w:p w14:paraId="7CC15C8D">
      <w:pPr>
        <w:ind w:left="720" w:hanging="720" w:hangingChars="300"/>
        <w:rPr>
          <w:rFonts w:hint="eastAsia"/>
          <w:color w:val="auto"/>
          <w:highlight w:val="none"/>
          <w:lang w:val="en-US" w:eastAsia="zh-CN"/>
        </w:rPr>
      </w:pPr>
      <w:r>
        <w:rPr>
          <w:rFonts w:hint="eastAsia"/>
          <w:color w:val="auto"/>
          <w:highlight w:val="none"/>
          <w:lang w:val="en-US" w:eastAsia="zh-CN"/>
        </w:rPr>
        <w:t>全国服务热线：400-8058192</w:t>
      </w:r>
    </w:p>
    <w:p w14:paraId="293E87F7">
      <w:pPr>
        <w:ind w:left="720" w:hanging="720" w:hangingChars="300"/>
        <w:rPr>
          <w:rFonts w:hint="eastAsia"/>
          <w:color w:val="auto"/>
          <w:highlight w:val="none"/>
          <w:lang w:val="en-US" w:eastAsia="zh-CN"/>
        </w:rPr>
      </w:pPr>
      <w:r>
        <w:rPr>
          <w:rFonts w:hint="eastAsia"/>
          <w:color w:val="auto"/>
          <w:highlight w:val="none"/>
          <w:lang w:val="en-US" w:eastAsia="zh-CN"/>
        </w:rPr>
        <w:t>邮编：518000</w:t>
      </w:r>
    </w:p>
    <w:p w14:paraId="59DDADE7">
      <w:pPr>
        <w:rPr>
          <w:rFonts w:hint="default" w:ascii="Times New Roman" w:hAnsi="Times New Roman" w:eastAsia="SimSun" w:cs="Times New Roman"/>
          <w:color w:val="auto"/>
          <w:highlight w:val="none"/>
          <w:lang w:eastAsia="zh-CN"/>
        </w:rPr>
      </w:pPr>
      <w:r>
        <w:rPr>
          <w:rFonts w:hint="default" w:ascii="Times New Roman" w:hAnsi="Times New Roman" w:cs="Times New Roman"/>
          <w:color w:val="auto"/>
          <w:highlight w:val="none"/>
        </w:rPr>
        <w:t>版本：A</w:t>
      </w:r>
      <w:ins w:id="1369" w:author="95%" w:date="2026-09-10T15:08:11Z">
        <w:r>
          <w:rPr>
            <w:rFonts w:hint="eastAsia" w:cs="Times New Roman"/>
            <w:color w:val="auto"/>
            <w:highlight w:val="none"/>
            <w:lang w:val="en-US" w:eastAsia="zh-CN"/>
          </w:rPr>
          <w:t>1</w:t>
        </w:r>
      </w:ins>
      <w:del w:id="1370" w:author="95%" w:date="2026-09-10T15:08:10Z">
        <w:r>
          <w:rPr>
            <w:rFonts w:hint="eastAsia" w:ascii="Times New Roman" w:hAnsi="Times New Roman" w:cs="Times New Roman"/>
            <w:color w:val="auto"/>
            <w:highlight w:val="none"/>
            <w:lang w:val="en-US" w:eastAsia="zh-CN"/>
          </w:rPr>
          <w:delText>0</w:delText>
        </w:r>
      </w:del>
    </w:p>
    <w:p w14:paraId="7941847E">
      <w:pPr>
        <w:rPr>
          <w:rFonts w:hint="default" w:ascii="Times New Roman" w:hAnsi="Times New Roman" w:eastAsia="SimSun" w:cs="Times New Roman"/>
          <w:color w:val="auto"/>
          <w:highlight w:val="none"/>
          <w:lang w:val="en-US" w:eastAsia="zh-CN"/>
        </w:rPr>
      </w:pPr>
      <w:commentRangeStart w:id="32"/>
      <w:r>
        <w:rPr>
          <w:rFonts w:hint="default" w:ascii="Times New Roman" w:hAnsi="Times New Roman" w:cs="Times New Roman"/>
          <w:color w:val="auto"/>
          <w:highlight w:val="none"/>
        </w:rPr>
        <w:t>编制/修订日期：</w:t>
      </w:r>
      <w:ins w:id="1371" w:author="95%" w:date="2026-09-09T11:34:13Z">
        <w:r>
          <w:rPr>
            <w:rFonts w:hint="eastAsia" w:cs="Times New Roman"/>
            <w:color w:val="auto"/>
            <w:highlight w:val="none"/>
            <w:lang w:val="en-US" w:eastAsia="zh-CN"/>
          </w:rPr>
          <w:t>202</w:t>
        </w:r>
      </w:ins>
      <w:ins w:id="1372" w:author="95%" w:date="2026-09-09T11:34:14Z">
        <w:r>
          <w:rPr>
            <w:rFonts w:hint="eastAsia" w:cs="Times New Roman"/>
            <w:color w:val="auto"/>
            <w:highlight w:val="none"/>
            <w:lang w:val="en-US" w:eastAsia="zh-CN"/>
          </w:rPr>
          <w:t>6/</w:t>
        </w:r>
      </w:ins>
      <w:ins w:id="1373" w:author="95%" w:date="2026-09-09T11:34:15Z">
        <w:r>
          <w:rPr>
            <w:rFonts w:hint="eastAsia" w:cs="Times New Roman"/>
            <w:color w:val="auto"/>
            <w:highlight w:val="none"/>
            <w:lang w:val="en-US" w:eastAsia="zh-CN"/>
          </w:rPr>
          <w:t>09</w:t>
        </w:r>
        <w:commentRangeEnd w:id="32"/>
      </w:ins>
      <w:r>
        <w:commentReference w:id="32"/>
      </w:r>
    </w:p>
    <w:p w14:paraId="3E4F2502">
      <w:pPr>
        <w:rPr>
          <w:rFonts w:hint="default" w:ascii="Times New Roman" w:hAnsi="Times New Roman" w:cs="Times New Roman"/>
          <w:color w:val="auto"/>
          <w:highlight w:val="none"/>
        </w:rPr>
      </w:pPr>
      <w:r>
        <w:rPr>
          <w:rFonts w:hint="default" w:ascii="Times New Roman" w:hAnsi="Times New Roman" w:cs="Times New Roman"/>
          <w:color w:val="auto"/>
          <w:highlight w:val="none"/>
        </w:rPr>
        <w:t>语言：中文</w:t>
      </w:r>
    </w:p>
    <w:p w14:paraId="5C4F9E74">
      <w:pPr>
        <w:pStyle w:val="2"/>
        <w:numPr>
          <w:ilvl w:val="0"/>
          <w:numId w:val="0"/>
        </w:numPr>
        <w:spacing w:after="240" w:line="360" w:lineRule="auto"/>
        <w:rPr>
          <w:rFonts w:hint="default" w:ascii="Times New Roman" w:hAnsi="Times New Roman" w:cs="Times New Roman"/>
          <w:color w:val="auto"/>
          <w:sz w:val="30"/>
          <w:highlight w:val="none"/>
        </w:rPr>
      </w:pPr>
      <w:bookmarkStart w:id="69" w:name="_Toc18162"/>
      <w:bookmarkStart w:id="70" w:name="_Toc25994"/>
      <w:r>
        <w:rPr>
          <w:rFonts w:hint="eastAsia" w:cs="Times New Roman"/>
          <w:color w:val="auto"/>
          <w:sz w:val="30"/>
          <w:highlight w:val="none"/>
          <w:lang w:val="en-US" w:eastAsia="zh-CN"/>
        </w:rPr>
        <w:t>十六、</w:t>
      </w:r>
      <w:r>
        <w:rPr>
          <w:rFonts w:hint="default" w:ascii="Times New Roman" w:hAnsi="Times New Roman" w:cs="Times New Roman"/>
          <w:color w:val="auto"/>
          <w:sz w:val="30"/>
          <w:highlight w:val="none"/>
        </w:rPr>
        <w:t>电磁兼容</w:t>
      </w:r>
      <w:bookmarkEnd w:id="69"/>
      <w:bookmarkEnd w:id="70"/>
    </w:p>
    <w:p w14:paraId="26EDC3EF">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注意</w:t>
      </w:r>
    </w:p>
    <w:p w14:paraId="3A3BBD3E">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74" w:author="WPS_1704800824" w:date="2026-06-22T10:32:41Z">
        <w:r>
          <w:rPr>
            <w:rFonts w:hint="eastAsia" w:cs="Times New Roman"/>
            <w:color w:val="auto"/>
            <w:highlight w:val="none"/>
            <w:lang w:eastAsia="zh-CN"/>
          </w:rPr>
          <w:delText>双水平</w:delText>
        </w:r>
      </w:del>
      <w:del w:id="1375" w:author="WPS_1704800824" w:date="2026-06-22T10:32:41Z">
        <w:r>
          <w:rPr>
            <w:rFonts w:hint="default" w:ascii="Times New Roman" w:hAnsi="Times New Roman" w:cs="Times New Roman"/>
            <w:color w:val="auto"/>
            <w:highlight w:val="none"/>
          </w:rPr>
          <w:delText>睡眠呼吸机</w:delText>
        </w:r>
      </w:del>
      <w:ins w:id="1376"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符合YY 9706.102-2021，YY 9706.270-2021和</w:t>
      </w:r>
    </w:p>
    <w:p w14:paraId="7A71451E">
      <w:pPr>
        <w:pStyle w:val="35"/>
        <w:numPr>
          <w:ilvl w:val="-1"/>
          <w:numId w:val="0"/>
        </w:numPr>
        <w:ind w:left="0" w:firstLine="42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YY 9706.111-2021标准电磁兼容有关要求。</w:t>
      </w:r>
    </w:p>
    <w:p w14:paraId="6EDFEB8B">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用户应根据随机文件提供的电磁兼容信息进行安装和使用。</w:t>
      </w:r>
    </w:p>
    <w:p w14:paraId="5DA2421B">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和移动式RF通信设备可能影响</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77" w:author="WPS_1704800824" w:date="2026-06-22T10:32:41Z">
        <w:r>
          <w:rPr>
            <w:rFonts w:hint="eastAsia" w:cs="Times New Roman"/>
            <w:color w:val="auto"/>
            <w:highlight w:val="none"/>
            <w:lang w:eastAsia="zh-CN"/>
          </w:rPr>
          <w:delText>双水平</w:delText>
        </w:r>
      </w:del>
      <w:del w:id="1378" w:author="WPS_1704800824" w:date="2026-06-22T10:32:41Z">
        <w:r>
          <w:rPr>
            <w:rFonts w:hint="default" w:ascii="Times New Roman" w:hAnsi="Times New Roman" w:cs="Times New Roman"/>
            <w:color w:val="auto"/>
            <w:highlight w:val="none"/>
          </w:rPr>
          <w:delText>睡眠呼吸机</w:delText>
        </w:r>
      </w:del>
      <w:ins w:id="1379"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性能，使用时</w:t>
      </w:r>
      <w:r>
        <w:rPr>
          <w:rFonts w:hint="default" w:ascii="Times New Roman" w:hAnsi="Times New Roman" w:cs="Times New Roman"/>
          <w:color w:val="auto"/>
          <w:highlight w:val="none"/>
          <w:lang w:val="en-US" w:eastAsia="zh-CN"/>
        </w:rPr>
        <w:t>应</w:t>
      </w:r>
      <w:r>
        <w:rPr>
          <w:rFonts w:hint="default" w:ascii="Times New Roman" w:hAnsi="Times New Roman" w:cs="Times New Roman"/>
          <w:color w:val="auto"/>
          <w:highlight w:val="none"/>
        </w:rPr>
        <w:t>避免强电磁干扰，如</w:t>
      </w:r>
      <w:r>
        <w:rPr>
          <w:rFonts w:hint="default" w:ascii="Times New Roman" w:hAnsi="Times New Roman" w:cs="Times New Roman"/>
          <w:color w:val="auto"/>
          <w:highlight w:val="none"/>
          <w:lang w:val="en-US" w:eastAsia="zh-CN"/>
        </w:rPr>
        <w:t>CT扫描仪</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val="en-US" w:eastAsia="zh-CN"/>
        </w:rPr>
        <w:t>电热疗机、</w:t>
      </w:r>
      <w:r>
        <w:rPr>
          <w:rFonts w:hint="default" w:ascii="Times New Roman" w:hAnsi="Times New Roman" w:cs="Times New Roman"/>
          <w:color w:val="auto"/>
          <w:highlight w:val="none"/>
        </w:rPr>
        <w:t>微波炉等；</w:t>
      </w:r>
    </w:p>
    <w:p w14:paraId="7944091F">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指南和制造商的声明详见附件。</w:t>
      </w:r>
    </w:p>
    <w:p w14:paraId="19A37A19">
      <w:pPr>
        <w:numPr>
          <w:ilvl w:val="0"/>
          <w:numId w:val="4"/>
        </w:numPr>
        <w:tabs>
          <w:tab w:val="left" w:pos="284"/>
          <w:tab w:val="clear" w:pos="1050"/>
        </w:tabs>
        <w:spacing w:before="120" w:beforeLines="50" w:after="120" w:afterLines="50"/>
        <w:ind w:hanging="1050"/>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警告</w:t>
      </w:r>
    </w:p>
    <w:p w14:paraId="5871420B">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80" w:author="WPS_1704800824" w:date="2026-06-22T10:32:41Z">
        <w:r>
          <w:rPr>
            <w:rFonts w:hint="eastAsia" w:cs="Times New Roman"/>
            <w:color w:val="auto"/>
            <w:highlight w:val="none"/>
            <w:lang w:eastAsia="zh-CN"/>
          </w:rPr>
          <w:delText>双水平</w:delText>
        </w:r>
      </w:del>
      <w:del w:id="1381" w:author="WPS_1704800824" w:date="2026-06-22T10:32:41Z">
        <w:r>
          <w:rPr>
            <w:rFonts w:hint="default" w:ascii="Times New Roman" w:hAnsi="Times New Roman" w:cs="Times New Roman"/>
            <w:color w:val="auto"/>
            <w:highlight w:val="none"/>
          </w:rPr>
          <w:delText>睡眠呼吸机</w:delText>
        </w:r>
      </w:del>
      <w:ins w:id="1382"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不应与其他设备接近或叠放使用，如果必须接近或叠放使用，则应观察验证在其使用的配置下能正常运行。</w:t>
      </w:r>
    </w:p>
    <w:p w14:paraId="031B51DC">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除本公司作为内部元器件的备件出售的电缆外，使用规定外的附件和电缆可能导致</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83" w:author="WPS_1704800824" w:date="2026-06-22T10:32:41Z">
        <w:r>
          <w:rPr>
            <w:rFonts w:hint="eastAsia" w:cs="Times New Roman"/>
            <w:color w:val="auto"/>
            <w:highlight w:val="none"/>
            <w:lang w:eastAsia="zh-CN"/>
          </w:rPr>
          <w:delText>双水平</w:delText>
        </w:r>
      </w:del>
      <w:del w:id="1384" w:author="WPS_1704800824" w:date="2026-06-22T10:32:41Z">
        <w:r>
          <w:rPr>
            <w:rFonts w:hint="default" w:ascii="Times New Roman" w:hAnsi="Times New Roman" w:cs="Times New Roman"/>
            <w:color w:val="auto"/>
            <w:highlight w:val="none"/>
          </w:rPr>
          <w:delText>睡眠呼吸机</w:delText>
        </w:r>
      </w:del>
      <w:ins w:id="1385"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发射的增加或抗扰度的降低。</w:t>
      </w:r>
    </w:p>
    <w:p w14:paraId="1177D2C4">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对规定外的附件、换能器或电缆与</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86" w:author="WPS_1704800824" w:date="2026-06-22T10:32:41Z">
        <w:r>
          <w:rPr>
            <w:rFonts w:hint="eastAsia" w:cs="Times New Roman"/>
            <w:color w:val="auto"/>
            <w:highlight w:val="none"/>
            <w:lang w:eastAsia="zh-CN"/>
          </w:rPr>
          <w:delText>双水平</w:delText>
        </w:r>
      </w:del>
      <w:del w:id="1387" w:author="WPS_1704800824" w:date="2026-06-22T10:32:41Z">
        <w:r>
          <w:rPr>
            <w:rFonts w:hint="default" w:ascii="Times New Roman" w:hAnsi="Times New Roman" w:cs="Times New Roman"/>
            <w:color w:val="auto"/>
            <w:highlight w:val="none"/>
          </w:rPr>
          <w:delText>睡眠呼吸机</w:delText>
        </w:r>
      </w:del>
      <w:ins w:id="1388"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一起使用，可能导致</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89" w:author="WPS_1704800824" w:date="2026-06-22T10:32:41Z">
        <w:r>
          <w:rPr>
            <w:rFonts w:hint="eastAsia" w:cs="Times New Roman"/>
            <w:color w:val="auto"/>
            <w:highlight w:val="none"/>
            <w:lang w:eastAsia="zh-CN"/>
          </w:rPr>
          <w:delText>双水平</w:delText>
        </w:r>
      </w:del>
      <w:del w:id="1390" w:author="WPS_1704800824" w:date="2026-06-22T10:32:41Z">
        <w:r>
          <w:rPr>
            <w:rFonts w:hint="default" w:ascii="Times New Roman" w:hAnsi="Times New Roman" w:cs="Times New Roman"/>
            <w:color w:val="auto"/>
            <w:highlight w:val="none"/>
          </w:rPr>
          <w:delText>睡眠呼吸机</w:delText>
        </w:r>
      </w:del>
      <w:ins w:id="1391"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发射的增加或抗扰度的降低。</w:t>
      </w:r>
    </w:p>
    <w:p w14:paraId="587427F4">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92" w:author="WPS_1704800824" w:date="2026-06-22T10:32:41Z">
        <w:r>
          <w:rPr>
            <w:rFonts w:hint="eastAsia" w:cs="Times New Roman"/>
            <w:color w:val="auto"/>
            <w:highlight w:val="none"/>
            <w:lang w:eastAsia="zh-CN"/>
          </w:rPr>
          <w:delText>双水平</w:delText>
        </w:r>
      </w:del>
      <w:del w:id="1393" w:author="WPS_1704800824" w:date="2026-06-22T10:32:41Z">
        <w:r>
          <w:rPr>
            <w:rFonts w:hint="default" w:ascii="Times New Roman" w:hAnsi="Times New Roman" w:cs="Times New Roman"/>
            <w:color w:val="auto"/>
            <w:highlight w:val="none"/>
          </w:rPr>
          <w:delText>睡眠呼吸机</w:delText>
        </w:r>
      </w:del>
      <w:ins w:id="1394"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以低于上述10章技术指标规定的最小幅值或最小值运行可能导致不准确结果 。</w:t>
      </w:r>
    </w:p>
    <w:p w14:paraId="2F29F091">
      <w:pPr>
        <w:pStyle w:val="35"/>
        <w:numPr>
          <w:ilvl w:val="0"/>
          <w:numId w:val="12"/>
        </w:numPr>
        <w:ind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即使其它设备符合相应的国家标准的发射要求，</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95" w:author="WPS_1704800824" w:date="2026-06-22T10:32:41Z">
        <w:r>
          <w:rPr>
            <w:rFonts w:hint="eastAsia" w:cs="Times New Roman"/>
            <w:color w:val="auto"/>
            <w:highlight w:val="none"/>
            <w:lang w:eastAsia="zh-CN"/>
          </w:rPr>
          <w:delText>双水平</w:delText>
        </w:r>
      </w:del>
      <w:del w:id="1396" w:author="WPS_1704800824" w:date="2026-06-22T10:32:41Z">
        <w:r>
          <w:rPr>
            <w:rFonts w:hint="default" w:ascii="Times New Roman" w:hAnsi="Times New Roman" w:cs="Times New Roman"/>
            <w:color w:val="auto"/>
            <w:highlight w:val="none"/>
          </w:rPr>
          <w:delText>睡眠呼吸机</w:delText>
        </w:r>
      </w:del>
      <w:ins w:id="1397"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仍可能被其它设备干扰。</w:t>
      </w:r>
    </w:p>
    <w:p w14:paraId="11E3FA6F">
      <w:pPr>
        <w:rPr>
          <w:rFonts w:hint="default" w:ascii="Times New Roman" w:hAnsi="Times New Roman" w:cs="Times New Roman"/>
          <w:color w:val="auto"/>
          <w:highlight w:val="none"/>
        </w:rPr>
      </w:pPr>
      <w:r>
        <w:rPr>
          <w:rFonts w:hint="default" w:ascii="Times New Roman" w:hAnsi="Times New Roman" w:cs="Times New Roman"/>
          <w:color w:val="auto"/>
          <w:highlight w:val="none"/>
        </w:rPr>
        <w:t>基本性能：静态压力精度的稳定度误差为±（0.3hPa+设定压力的2%）。</w:t>
      </w:r>
    </w:p>
    <w:tbl>
      <w:tblPr>
        <w:tblStyle w:val="22"/>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1559"/>
        <w:gridCol w:w="2037"/>
        <w:gridCol w:w="2074"/>
      </w:tblGrid>
      <w:tr w14:paraId="10C3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359" w:type="dxa"/>
            <w:gridSpan w:val="4"/>
            <w:vAlign w:val="center"/>
          </w:tcPr>
          <w:p w14:paraId="5DD681D0">
            <w:pPr>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指南和制造商的声明-RF参数</w:t>
            </w:r>
          </w:p>
        </w:tc>
      </w:tr>
      <w:tr w14:paraId="15C5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4"/>
            <w:vAlign w:val="center"/>
          </w:tcPr>
          <w:p w14:paraId="08E992DF">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398" w:author="WPS_1704800824" w:date="2026-06-22T10:32:41Z">
              <w:r>
                <w:rPr>
                  <w:rFonts w:hint="eastAsia" w:cs="Times New Roman"/>
                  <w:color w:val="auto"/>
                  <w:highlight w:val="none"/>
                  <w:lang w:eastAsia="zh-CN"/>
                </w:rPr>
                <w:delText>双水平</w:delText>
              </w:r>
            </w:del>
            <w:del w:id="1399" w:author="WPS_1704800824" w:date="2026-06-22T10:32:41Z">
              <w:r>
                <w:rPr>
                  <w:rFonts w:hint="default" w:ascii="Times New Roman" w:hAnsi="Times New Roman" w:cs="Times New Roman"/>
                  <w:color w:val="auto"/>
                  <w:highlight w:val="none"/>
                </w:rPr>
                <w:delText>睡眠呼吸机</w:delText>
              </w:r>
            </w:del>
            <w:ins w:id="1400"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参数说明</w:t>
            </w:r>
          </w:p>
        </w:tc>
      </w:tr>
      <w:tr w14:paraId="1876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6BDDB5C2">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发射频率</w:t>
            </w:r>
          </w:p>
        </w:tc>
        <w:tc>
          <w:tcPr>
            <w:tcW w:w="1559" w:type="dxa"/>
          </w:tcPr>
          <w:p w14:paraId="6E2F83A3">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调制类型</w:t>
            </w:r>
          </w:p>
        </w:tc>
        <w:tc>
          <w:tcPr>
            <w:tcW w:w="2037" w:type="dxa"/>
          </w:tcPr>
          <w:p w14:paraId="3BD07EE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频率特性</w:t>
            </w:r>
          </w:p>
        </w:tc>
        <w:tc>
          <w:tcPr>
            <w:tcW w:w="2074" w:type="dxa"/>
          </w:tcPr>
          <w:p w14:paraId="4DD1896D">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有效辐射功率</w:t>
            </w:r>
          </w:p>
        </w:tc>
      </w:tr>
      <w:tr w14:paraId="0E9A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441CABFE">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2400~2483MHz</w:t>
            </w:r>
          </w:p>
        </w:tc>
        <w:tc>
          <w:tcPr>
            <w:tcW w:w="1559" w:type="dxa"/>
          </w:tcPr>
          <w:p w14:paraId="1987EEF2">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GFSK</w:t>
            </w:r>
          </w:p>
        </w:tc>
        <w:tc>
          <w:tcPr>
            <w:tcW w:w="2037" w:type="dxa"/>
          </w:tcPr>
          <w:p w14:paraId="7FF84793">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2.4GHz ISM频段</w:t>
            </w:r>
          </w:p>
        </w:tc>
        <w:tc>
          <w:tcPr>
            <w:tcW w:w="2074" w:type="dxa"/>
          </w:tcPr>
          <w:p w14:paraId="41DED6D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-40~+4dBm</w:t>
            </w:r>
          </w:p>
        </w:tc>
      </w:tr>
    </w:tbl>
    <w:p w14:paraId="69B2C587">
      <w:pPr>
        <w:rPr>
          <w:rFonts w:hint="default" w:ascii="Times New Roman" w:hAnsi="Times New Roman" w:cs="Times New Roman"/>
          <w:color w:val="auto"/>
          <w:highlight w:val="none"/>
        </w:rPr>
      </w:pPr>
    </w:p>
    <w:p w14:paraId="6BE077E4">
      <w:pPr>
        <w:rPr>
          <w:rFonts w:hint="default" w:ascii="Times New Roman" w:hAnsi="Times New Roman" w:cs="Times New Roman"/>
          <w:color w:val="auto"/>
          <w:highlight w:val="none"/>
        </w:rPr>
      </w:pPr>
      <w:r>
        <w:rPr>
          <w:rFonts w:hint="default" w:ascii="Times New Roman" w:hAnsi="Times New Roman" w:cs="Times New Roman"/>
          <w:color w:val="auto"/>
          <w:highlight w:val="none"/>
        </w:rPr>
        <w:t>样品电缆：</w:t>
      </w:r>
    </w:p>
    <w:tbl>
      <w:tblPr>
        <w:tblStyle w:val="7"/>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70" w:type="dxa"/>
          <w:bottom w:w="0" w:type="dxa"/>
          <w:right w:w="70" w:type="dxa"/>
        </w:tblCellMar>
      </w:tblPr>
      <w:tblGrid>
        <w:gridCol w:w="863"/>
        <w:gridCol w:w="2778"/>
        <w:gridCol w:w="2348"/>
        <w:gridCol w:w="1559"/>
        <w:gridCol w:w="1096"/>
      </w:tblGrid>
      <w:tr w14:paraId="34FBE2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70" w:type="dxa"/>
            <w:bottom w:w="0" w:type="dxa"/>
            <w:right w:w="70" w:type="dxa"/>
          </w:tblCellMar>
        </w:tblPrEx>
        <w:trPr>
          <w:tblHeader/>
          <w:jc w:val="center"/>
        </w:trPr>
        <w:tc>
          <w:tcPr>
            <w:tcW w:w="499" w:type="pct"/>
            <w:vAlign w:val="center"/>
          </w:tcPr>
          <w:p w14:paraId="36BFF282">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序号</w:t>
            </w:r>
          </w:p>
        </w:tc>
        <w:tc>
          <w:tcPr>
            <w:tcW w:w="1607" w:type="pct"/>
            <w:vAlign w:val="center"/>
          </w:tcPr>
          <w:p w14:paraId="1B04145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名称</w:t>
            </w:r>
          </w:p>
        </w:tc>
        <w:tc>
          <w:tcPr>
            <w:tcW w:w="1358" w:type="pct"/>
            <w:vAlign w:val="center"/>
          </w:tcPr>
          <w:p w14:paraId="4F8C0D6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电缆长度（m）</w:t>
            </w:r>
          </w:p>
        </w:tc>
        <w:tc>
          <w:tcPr>
            <w:tcW w:w="902" w:type="pct"/>
            <w:vAlign w:val="center"/>
          </w:tcPr>
          <w:p w14:paraId="14BC9886">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是否屏蔽</w:t>
            </w:r>
          </w:p>
        </w:tc>
        <w:tc>
          <w:tcPr>
            <w:tcW w:w="634" w:type="pct"/>
            <w:vAlign w:val="center"/>
          </w:tcPr>
          <w:p w14:paraId="1F3DE275">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备注</w:t>
            </w:r>
          </w:p>
        </w:tc>
      </w:tr>
      <w:tr w14:paraId="12B7280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70" w:type="dxa"/>
            <w:bottom w:w="0" w:type="dxa"/>
            <w:right w:w="70" w:type="dxa"/>
          </w:tblCellMar>
        </w:tblPrEx>
        <w:trPr>
          <w:trHeight w:val="468" w:hRule="atLeast"/>
          <w:jc w:val="center"/>
        </w:trPr>
        <w:tc>
          <w:tcPr>
            <w:tcW w:w="499" w:type="pct"/>
            <w:vAlign w:val="center"/>
          </w:tcPr>
          <w:p w14:paraId="7FEE1B26">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w:t>
            </w:r>
          </w:p>
        </w:tc>
        <w:tc>
          <w:tcPr>
            <w:tcW w:w="1607" w:type="pct"/>
            <w:vAlign w:val="center"/>
          </w:tcPr>
          <w:p w14:paraId="6254092F">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电源适配器输出线</w:t>
            </w:r>
          </w:p>
        </w:tc>
        <w:tc>
          <w:tcPr>
            <w:tcW w:w="1358" w:type="pct"/>
            <w:vAlign w:val="center"/>
          </w:tcPr>
          <w:p w14:paraId="46F5B08F">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1.5</w:t>
            </w:r>
          </w:p>
        </w:tc>
        <w:tc>
          <w:tcPr>
            <w:tcW w:w="902" w:type="pct"/>
            <w:vAlign w:val="center"/>
          </w:tcPr>
          <w:p w14:paraId="675E53E4">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否</w:t>
            </w:r>
          </w:p>
        </w:tc>
        <w:tc>
          <w:tcPr>
            <w:tcW w:w="634" w:type="pct"/>
            <w:vAlign w:val="center"/>
          </w:tcPr>
          <w:p w14:paraId="2B6B4575">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w:t>
            </w:r>
          </w:p>
        </w:tc>
      </w:tr>
    </w:tbl>
    <w:p w14:paraId="7DDDDF47">
      <w:pPr>
        <w:rPr>
          <w:rFonts w:hint="default" w:ascii="Times New Roman" w:hAnsi="Times New Roman" w:cs="Times New Roman"/>
          <w:color w:val="auto"/>
          <w:highlight w:val="none"/>
        </w:rPr>
      </w:pPr>
    </w:p>
    <w:p w14:paraId="2BEBCAD1">
      <w:pPr>
        <w:jc w:val="cente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表16-1电磁发射</w:t>
      </w:r>
    </w:p>
    <w:tbl>
      <w:tblPr>
        <w:tblStyle w:val="7"/>
        <w:tblW w:w="850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59"/>
        <w:gridCol w:w="5386"/>
      </w:tblGrid>
      <w:tr w14:paraId="3DEB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8505" w:type="dxa"/>
            <w:gridSpan w:val="3"/>
            <w:vAlign w:val="center"/>
          </w:tcPr>
          <w:p w14:paraId="2E76EF1B">
            <w:pPr>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指南和制造商的声明–电磁发射</w:t>
            </w:r>
          </w:p>
        </w:tc>
      </w:tr>
      <w:tr w14:paraId="632C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exact"/>
        </w:trPr>
        <w:tc>
          <w:tcPr>
            <w:tcW w:w="8505" w:type="dxa"/>
            <w:gridSpan w:val="3"/>
            <w:vAlign w:val="center"/>
          </w:tcPr>
          <w:p w14:paraId="170DCFC7">
            <w:pPr>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01" w:author="WPS_1704800824" w:date="2026-06-22T10:32:41Z">
              <w:r>
                <w:rPr>
                  <w:rFonts w:hint="eastAsia" w:cs="Times New Roman"/>
                  <w:color w:val="auto"/>
                  <w:highlight w:val="none"/>
                  <w:lang w:eastAsia="zh-CN"/>
                </w:rPr>
                <w:delText>双水平</w:delText>
              </w:r>
            </w:del>
            <w:del w:id="1402" w:author="WPS_1704800824" w:date="2026-06-22T10:32:41Z">
              <w:r>
                <w:rPr>
                  <w:rFonts w:hint="default" w:ascii="Times New Roman" w:hAnsi="Times New Roman" w:cs="Times New Roman"/>
                  <w:color w:val="auto"/>
                  <w:highlight w:val="none"/>
                </w:rPr>
                <w:delText>睡眠呼吸机</w:delText>
              </w:r>
            </w:del>
            <w:ins w:id="1403"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预期在下列规定的电磁环境中使用，</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04" w:author="WPS_1704800824" w:date="2026-06-22T10:32:41Z">
              <w:r>
                <w:rPr>
                  <w:rFonts w:hint="eastAsia" w:cs="Times New Roman"/>
                  <w:color w:val="auto"/>
                  <w:highlight w:val="none"/>
                  <w:lang w:eastAsia="zh-CN"/>
                </w:rPr>
                <w:delText>双水平</w:delText>
              </w:r>
            </w:del>
            <w:del w:id="1405" w:author="WPS_1704800824" w:date="2026-06-22T10:32:41Z">
              <w:r>
                <w:rPr>
                  <w:rFonts w:hint="default" w:ascii="Times New Roman" w:hAnsi="Times New Roman" w:cs="Times New Roman"/>
                  <w:color w:val="auto"/>
                  <w:highlight w:val="none"/>
                </w:rPr>
                <w:delText>睡眠呼吸机</w:delText>
              </w:r>
            </w:del>
            <w:ins w:id="1406"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的购买者或使用者应保证它在这种电磁环境下使用：</w:t>
            </w:r>
          </w:p>
        </w:tc>
      </w:tr>
      <w:tr w14:paraId="7070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Align w:val="center"/>
          </w:tcPr>
          <w:p w14:paraId="6BFE7101">
            <w:pPr>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发射试验</w:t>
            </w:r>
          </w:p>
        </w:tc>
        <w:tc>
          <w:tcPr>
            <w:tcW w:w="1559" w:type="dxa"/>
            <w:vAlign w:val="center"/>
          </w:tcPr>
          <w:p w14:paraId="637BE54F">
            <w:pPr>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符合性</w:t>
            </w:r>
          </w:p>
        </w:tc>
        <w:tc>
          <w:tcPr>
            <w:tcW w:w="5386" w:type="dxa"/>
            <w:vAlign w:val="center"/>
          </w:tcPr>
          <w:p w14:paraId="78603646">
            <w:pPr>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电磁环境–指南</w:t>
            </w:r>
          </w:p>
        </w:tc>
      </w:tr>
      <w:tr w14:paraId="138D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1560" w:type="dxa"/>
            <w:vAlign w:val="center"/>
          </w:tcPr>
          <w:p w14:paraId="3EE4CFC2">
            <w:pPr>
              <w:jc w:val="center"/>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射频发射</w:t>
            </w:r>
          </w:p>
          <w:p w14:paraId="2A21CE2C">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 4824</w:t>
            </w:r>
          </w:p>
        </w:tc>
        <w:tc>
          <w:tcPr>
            <w:tcW w:w="1559" w:type="dxa"/>
            <w:vAlign w:val="center"/>
          </w:tcPr>
          <w:p w14:paraId="1BAF76C2">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1组</w:t>
            </w:r>
          </w:p>
        </w:tc>
        <w:tc>
          <w:tcPr>
            <w:tcW w:w="5386" w:type="dxa"/>
            <w:vAlign w:val="center"/>
          </w:tcPr>
          <w:p w14:paraId="655A9C4A">
            <w:pPr>
              <w:jc w:val="left"/>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07" w:author="WPS_1704800824" w:date="2026-06-22T10:32:41Z">
              <w:r>
                <w:rPr>
                  <w:rFonts w:hint="eastAsia" w:cs="Times New Roman"/>
                  <w:color w:val="auto"/>
                  <w:highlight w:val="none"/>
                  <w:lang w:eastAsia="zh-CN"/>
                </w:rPr>
                <w:delText>双水平</w:delText>
              </w:r>
            </w:del>
            <w:del w:id="1408" w:author="WPS_1704800824" w:date="2026-06-22T10:32:41Z">
              <w:r>
                <w:rPr>
                  <w:rFonts w:hint="default" w:ascii="Times New Roman" w:hAnsi="Times New Roman" w:cs="Times New Roman"/>
                  <w:color w:val="auto"/>
                  <w:highlight w:val="none"/>
                </w:rPr>
                <w:delText>睡眠呼吸机</w:delText>
              </w:r>
            </w:del>
            <w:ins w:id="1409"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仅为其内部功能使用射频能量。因此，它的射频发射能量很低，并且可能不会对附近电子设备产生任何干扰。</w:t>
            </w:r>
          </w:p>
        </w:tc>
      </w:tr>
      <w:tr w14:paraId="686B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1560" w:type="dxa"/>
            <w:vAlign w:val="center"/>
          </w:tcPr>
          <w:p w14:paraId="793D90E2">
            <w:pPr>
              <w:jc w:val="center"/>
              <w:rPr>
                <w:rFonts w:hint="default" w:ascii="Times New Roman" w:hAnsi="Times New Roman" w:eastAsia="SimSun" w:cs="Times New Roman"/>
                <w:color w:val="auto"/>
                <w:highlight w:val="none"/>
                <w:lang w:val="en-US" w:eastAsia="zh-CN"/>
              </w:rPr>
            </w:pPr>
            <w:r>
              <w:rPr>
                <w:rFonts w:hint="default" w:ascii="Times New Roman" w:hAnsi="Times New Roman" w:cs="Times New Roman"/>
                <w:color w:val="auto"/>
                <w:highlight w:val="none"/>
                <w:lang w:val="en-US" w:eastAsia="zh-CN"/>
              </w:rPr>
              <w:t>射频发射</w:t>
            </w:r>
          </w:p>
          <w:p w14:paraId="6FD3D472">
            <w:pPr>
              <w:spacing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 4824</w:t>
            </w:r>
          </w:p>
        </w:tc>
        <w:tc>
          <w:tcPr>
            <w:tcW w:w="1559" w:type="dxa"/>
            <w:vAlign w:val="center"/>
          </w:tcPr>
          <w:p w14:paraId="60556942">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B类</w:t>
            </w:r>
          </w:p>
        </w:tc>
        <w:tc>
          <w:tcPr>
            <w:tcW w:w="5386" w:type="dxa"/>
            <w:vMerge w:val="restart"/>
            <w:vAlign w:val="center"/>
          </w:tcPr>
          <w:p w14:paraId="5F3088C9">
            <w:pPr>
              <w:spacing w:line="276" w:lineRule="auto"/>
              <w:jc w:val="left"/>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10" w:author="WPS_1704800824" w:date="2026-06-22T10:32:41Z">
              <w:r>
                <w:rPr>
                  <w:rFonts w:hint="eastAsia" w:cs="Times New Roman"/>
                  <w:color w:val="auto"/>
                  <w:highlight w:val="none"/>
                  <w:lang w:eastAsia="zh-CN"/>
                </w:rPr>
                <w:delText>双水平</w:delText>
              </w:r>
            </w:del>
            <w:del w:id="1411" w:author="WPS_1704800824" w:date="2026-06-22T10:32:41Z">
              <w:r>
                <w:rPr>
                  <w:rFonts w:hint="default" w:ascii="Times New Roman" w:hAnsi="Times New Roman" w:cs="Times New Roman"/>
                  <w:color w:val="auto"/>
                  <w:highlight w:val="none"/>
                </w:rPr>
                <w:delText>睡眠呼吸机</w:delText>
              </w:r>
            </w:del>
            <w:ins w:id="1412"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适于使用在所有的设施中，包括家用和直接连接到供家用的住宅公共低压供电网。</w:t>
            </w:r>
          </w:p>
        </w:tc>
      </w:tr>
      <w:tr w14:paraId="01B1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560" w:type="dxa"/>
            <w:vAlign w:val="center"/>
          </w:tcPr>
          <w:p w14:paraId="2A1664F4">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谐波发射</w:t>
            </w:r>
          </w:p>
          <w:p w14:paraId="0576C5A4">
            <w:pPr>
              <w:spacing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 17625.1</w:t>
            </w:r>
          </w:p>
        </w:tc>
        <w:tc>
          <w:tcPr>
            <w:tcW w:w="1559" w:type="dxa"/>
            <w:vAlign w:val="center"/>
          </w:tcPr>
          <w:p w14:paraId="3B37D89B">
            <w:pPr>
              <w:spacing w:line="276" w:lineRule="auto"/>
              <w:jc w:val="center"/>
              <w:rPr>
                <w:rFonts w:hint="default" w:ascii="Times New Roman" w:hAnsi="Times New Roman" w:eastAsia="SimSun" w:cs="Times New Roman"/>
                <w:color w:val="auto"/>
                <w:highlight w:val="none"/>
                <w:lang w:val="en-US" w:eastAsia="zh-CN"/>
              </w:rPr>
            </w:pPr>
            <w:r>
              <w:rPr>
                <w:rFonts w:hint="default" w:ascii="Times New Roman" w:hAnsi="Times New Roman" w:cs="Times New Roman"/>
                <w:color w:val="auto"/>
                <w:highlight w:val="none"/>
                <w:lang w:val="en-US" w:eastAsia="zh-CN"/>
              </w:rPr>
              <w:t>符合</w:t>
            </w:r>
          </w:p>
        </w:tc>
        <w:tc>
          <w:tcPr>
            <w:tcW w:w="5386" w:type="dxa"/>
            <w:vMerge w:val="continue"/>
            <w:vAlign w:val="center"/>
          </w:tcPr>
          <w:p w14:paraId="06066C7F">
            <w:pPr>
              <w:spacing w:line="276" w:lineRule="auto"/>
              <w:jc w:val="center"/>
              <w:rPr>
                <w:rFonts w:hint="default" w:ascii="Times New Roman" w:hAnsi="Times New Roman" w:cs="Times New Roman"/>
                <w:color w:val="auto"/>
                <w:highlight w:val="none"/>
              </w:rPr>
            </w:pPr>
          </w:p>
        </w:tc>
      </w:tr>
      <w:tr w14:paraId="7AED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1560" w:type="dxa"/>
            <w:vAlign w:val="center"/>
          </w:tcPr>
          <w:p w14:paraId="43E28CA2">
            <w:pPr>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电压波动/闪烁发射</w:t>
            </w:r>
          </w:p>
          <w:p w14:paraId="65C0CE34">
            <w:pPr>
              <w:spacing w:line="240"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 17625.2</w:t>
            </w:r>
          </w:p>
        </w:tc>
        <w:tc>
          <w:tcPr>
            <w:tcW w:w="1559" w:type="dxa"/>
            <w:vAlign w:val="center"/>
          </w:tcPr>
          <w:p w14:paraId="5CB0032E">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符合</w:t>
            </w:r>
          </w:p>
        </w:tc>
        <w:tc>
          <w:tcPr>
            <w:tcW w:w="5386" w:type="dxa"/>
            <w:vMerge w:val="continue"/>
            <w:vAlign w:val="center"/>
          </w:tcPr>
          <w:p w14:paraId="16CC431B">
            <w:pPr>
              <w:spacing w:line="276" w:lineRule="auto"/>
              <w:jc w:val="center"/>
              <w:rPr>
                <w:rFonts w:hint="default" w:ascii="Times New Roman" w:hAnsi="Times New Roman" w:cs="Times New Roman"/>
                <w:color w:val="auto"/>
                <w:highlight w:val="none"/>
              </w:rPr>
            </w:pPr>
          </w:p>
        </w:tc>
      </w:tr>
    </w:tbl>
    <w:p w14:paraId="3488D8A8">
      <w:pPr>
        <w:jc w:val="center"/>
        <w:rPr>
          <w:rFonts w:hint="default" w:ascii="Times New Roman" w:hAnsi="Times New Roman" w:cs="Times New Roman"/>
          <w:color w:val="auto"/>
          <w:szCs w:val="21"/>
          <w:highlight w:val="none"/>
        </w:rPr>
      </w:pPr>
    </w:p>
    <w:p w14:paraId="7FD89959">
      <w:pPr>
        <w:jc w:val="cente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表16-2电磁抗扰度</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985"/>
        <w:gridCol w:w="1984"/>
        <w:gridCol w:w="2268"/>
      </w:tblGrid>
      <w:tr w14:paraId="268F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exact"/>
        </w:trPr>
        <w:tc>
          <w:tcPr>
            <w:tcW w:w="8500" w:type="dxa"/>
            <w:gridSpan w:val="4"/>
            <w:vAlign w:val="center"/>
          </w:tcPr>
          <w:p w14:paraId="1A43098C">
            <w:pPr>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指南和制造商的声明–电磁抗扰度</w:t>
            </w:r>
          </w:p>
        </w:tc>
      </w:tr>
      <w:tr w14:paraId="695F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exact"/>
        </w:trPr>
        <w:tc>
          <w:tcPr>
            <w:tcW w:w="8500" w:type="dxa"/>
            <w:gridSpan w:val="4"/>
            <w:vAlign w:val="center"/>
          </w:tcPr>
          <w:p w14:paraId="042314B9">
            <w:pPr>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13" w:author="WPS_1704800824" w:date="2026-06-22T10:32:41Z">
              <w:r>
                <w:rPr>
                  <w:rFonts w:hint="eastAsia" w:cs="Times New Roman"/>
                  <w:color w:val="auto"/>
                  <w:highlight w:val="none"/>
                  <w:lang w:eastAsia="zh-CN"/>
                </w:rPr>
                <w:delText>双水平</w:delText>
              </w:r>
            </w:del>
            <w:del w:id="1414" w:author="WPS_1704800824" w:date="2026-06-22T10:32:41Z">
              <w:r>
                <w:rPr>
                  <w:rFonts w:hint="default" w:ascii="Times New Roman" w:hAnsi="Times New Roman" w:cs="Times New Roman"/>
                  <w:color w:val="auto"/>
                  <w:highlight w:val="none"/>
                </w:rPr>
                <w:delText>睡眠呼吸机</w:delText>
              </w:r>
            </w:del>
            <w:ins w:id="1415"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预期在下列规定的电磁环境中使用，购买者或使用者应保证它在这种电磁环境下使用：</w:t>
            </w:r>
          </w:p>
        </w:tc>
      </w:tr>
      <w:tr w14:paraId="73B5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exact"/>
        </w:trPr>
        <w:tc>
          <w:tcPr>
            <w:tcW w:w="2263" w:type="dxa"/>
            <w:vAlign w:val="center"/>
          </w:tcPr>
          <w:p w14:paraId="3C522148">
            <w:pPr>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抗扰度试验</w:t>
            </w:r>
          </w:p>
        </w:tc>
        <w:tc>
          <w:tcPr>
            <w:tcW w:w="1985" w:type="dxa"/>
            <w:vAlign w:val="center"/>
          </w:tcPr>
          <w:p w14:paraId="3232A36F">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IEC 60601测试电平</w:t>
            </w:r>
          </w:p>
        </w:tc>
        <w:tc>
          <w:tcPr>
            <w:tcW w:w="1984" w:type="dxa"/>
            <w:vAlign w:val="center"/>
          </w:tcPr>
          <w:p w14:paraId="47E13CC6">
            <w:pPr>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符合电平</w:t>
            </w:r>
          </w:p>
        </w:tc>
        <w:tc>
          <w:tcPr>
            <w:tcW w:w="2268" w:type="dxa"/>
            <w:vAlign w:val="center"/>
          </w:tcPr>
          <w:p w14:paraId="398C306D">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电磁环境–指南</w:t>
            </w:r>
          </w:p>
        </w:tc>
      </w:tr>
      <w:tr w14:paraId="655E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63" w:type="dxa"/>
            <w:vAlign w:val="center"/>
          </w:tcPr>
          <w:p w14:paraId="7B642CE2">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静电放电（ESD）</w:t>
            </w:r>
          </w:p>
          <w:p w14:paraId="4C4CDE3C">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17626.2</w:t>
            </w:r>
          </w:p>
        </w:tc>
        <w:tc>
          <w:tcPr>
            <w:tcW w:w="1985" w:type="dxa"/>
            <w:vAlign w:val="center"/>
          </w:tcPr>
          <w:p w14:paraId="22F78045">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±6 kV 接触放电</w:t>
            </w:r>
          </w:p>
          <w:p w14:paraId="050B1E3B">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±8 kV 空气放电</w:t>
            </w:r>
          </w:p>
        </w:tc>
        <w:tc>
          <w:tcPr>
            <w:tcW w:w="1984" w:type="dxa"/>
            <w:vAlign w:val="center"/>
          </w:tcPr>
          <w:p w14:paraId="7885F923">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±6 kV 接触放电</w:t>
            </w:r>
          </w:p>
          <w:p w14:paraId="5662BC6C">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±8 kV空气放电</w:t>
            </w:r>
          </w:p>
        </w:tc>
        <w:tc>
          <w:tcPr>
            <w:tcW w:w="2268" w:type="dxa"/>
            <w:vAlign w:val="center"/>
          </w:tcPr>
          <w:p w14:paraId="27E20B99">
            <w:pPr>
              <w:autoSpaceDE w:val="0"/>
              <w:autoSpaceDN w:val="0"/>
              <w:adjustRightInd w:val="0"/>
              <w:spacing w:line="276" w:lineRule="auto"/>
              <w:ind w:firstLine="45" w:firstLineChars="19"/>
              <w:rPr>
                <w:rFonts w:hint="default" w:ascii="Times New Roman" w:hAnsi="Times New Roman" w:cs="Times New Roman"/>
                <w:color w:val="auto"/>
                <w:highlight w:val="none"/>
              </w:rPr>
            </w:pPr>
            <w:r>
              <w:rPr>
                <w:rFonts w:hint="default" w:ascii="Times New Roman" w:hAnsi="Times New Roman" w:cs="Times New Roman"/>
                <w:color w:val="auto"/>
                <w:highlight w:val="none"/>
              </w:rPr>
              <w:t>地面应该是木质、混凝土或瓷砖，如果地面用合成材料覆盖，则相对湿度应该至少30%。</w:t>
            </w:r>
          </w:p>
        </w:tc>
      </w:tr>
      <w:tr w14:paraId="6E0D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2263" w:type="dxa"/>
            <w:vAlign w:val="center"/>
          </w:tcPr>
          <w:p w14:paraId="4D18D6A3">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电快速瞬变脉冲群</w:t>
            </w:r>
          </w:p>
          <w:p w14:paraId="74429C85">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17626.4</w:t>
            </w:r>
          </w:p>
        </w:tc>
        <w:tc>
          <w:tcPr>
            <w:tcW w:w="1985" w:type="dxa"/>
            <w:vAlign w:val="center"/>
          </w:tcPr>
          <w:p w14:paraId="51450744">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±2kV 对电源线</w:t>
            </w:r>
          </w:p>
          <w:p w14:paraId="6783D9B0">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±1kV 对输入/输出线</w:t>
            </w:r>
          </w:p>
        </w:tc>
        <w:tc>
          <w:tcPr>
            <w:tcW w:w="1984" w:type="dxa"/>
            <w:vAlign w:val="center"/>
          </w:tcPr>
          <w:p w14:paraId="4463EF53">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 kV 对电源线</w:t>
            </w:r>
          </w:p>
          <w:p w14:paraId="090C6966">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不适用</w:t>
            </w:r>
          </w:p>
        </w:tc>
        <w:tc>
          <w:tcPr>
            <w:tcW w:w="2268" w:type="dxa"/>
            <w:vAlign w:val="center"/>
          </w:tcPr>
          <w:p w14:paraId="7DCE47A5">
            <w:pPr>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网电源应具有典型的商业或医院环境中使用的质量</w:t>
            </w:r>
          </w:p>
        </w:tc>
      </w:tr>
      <w:tr w14:paraId="7377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2263" w:type="dxa"/>
            <w:vAlign w:val="center"/>
          </w:tcPr>
          <w:p w14:paraId="10E7E101">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浪涌</w:t>
            </w:r>
          </w:p>
          <w:p w14:paraId="1CEFDE75">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17626.5</w:t>
            </w:r>
          </w:p>
        </w:tc>
        <w:tc>
          <w:tcPr>
            <w:tcW w:w="1985" w:type="dxa"/>
            <w:vAlign w:val="center"/>
          </w:tcPr>
          <w:p w14:paraId="2C1B3B4E">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 kV 线对线</w:t>
            </w:r>
          </w:p>
          <w:p w14:paraId="30F5E38F">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 kV 线对地</w:t>
            </w:r>
          </w:p>
        </w:tc>
        <w:tc>
          <w:tcPr>
            <w:tcW w:w="1984" w:type="dxa"/>
            <w:vAlign w:val="center"/>
          </w:tcPr>
          <w:p w14:paraId="12FBD427">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 kV 线对线</w:t>
            </w:r>
          </w:p>
          <w:p w14:paraId="0EB6923A">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不适用</w:t>
            </w:r>
          </w:p>
        </w:tc>
        <w:tc>
          <w:tcPr>
            <w:tcW w:w="2268" w:type="dxa"/>
            <w:vAlign w:val="center"/>
          </w:tcPr>
          <w:p w14:paraId="26A1A261">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网电源应具有典型的商业或医院环境中使用的质量。</w:t>
            </w:r>
          </w:p>
        </w:tc>
      </w:tr>
      <w:tr w14:paraId="40E5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63" w:type="dxa"/>
            <w:vAlign w:val="center"/>
          </w:tcPr>
          <w:p w14:paraId="1A445E95">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电源输入线上电压暂降、短时中断和电压变化</w:t>
            </w:r>
          </w:p>
          <w:p w14:paraId="7977DA70">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17626.11</w:t>
            </w:r>
          </w:p>
        </w:tc>
        <w:tc>
          <w:tcPr>
            <w:tcW w:w="1985" w:type="dxa"/>
            <w:vAlign w:val="center"/>
          </w:tcPr>
          <w:p w14:paraId="63418F8A">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&lt;5 % UT,持续0.5周</w:t>
            </w:r>
          </w:p>
          <w:p w14:paraId="4A1F5D7F">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（在UT上,&gt;95%的暂降）</w:t>
            </w:r>
          </w:p>
          <w:p w14:paraId="64CC5391">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40 % UT,持续5周</w:t>
            </w:r>
          </w:p>
          <w:p w14:paraId="1E11B8E5">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（在UT上,60%的暂降）</w:t>
            </w:r>
          </w:p>
          <w:p w14:paraId="444878A9">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70 % UT，持续25周</w:t>
            </w:r>
          </w:p>
          <w:p w14:paraId="5F1A7C6C">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（在UT上,30%的暂降）</w:t>
            </w:r>
          </w:p>
          <w:p w14:paraId="50D26FA7">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&lt;5 % UT,持续5s</w:t>
            </w:r>
          </w:p>
          <w:p w14:paraId="7DD6208F">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（在UT上,&gt;95%的暂降）</w:t>
            </w:r>
          </w:p>
        </w:tc>
        <w:tc>
          <w:tcPr>
            <w:tcW w:w="1984" w:type="dxa"/>
            <w:vAlign w:val="center"/>
          </w:tcPr>
          <w:p w14:paraId="4DB4427D">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&lt;5 % UT,持续0.5周</w:t>
            </w:r>
          </w:p>
          <w:p w14:paraId="0A38450E">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（在UT上,&gt;95%的暂降）</w:t>
            </w:r>
          </w:p>
          <w:p w14:paraId="2F630824">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40 % UT,持续5周</w:t>
            </w:r>
          </w:p>
          <w:p w14:paraId="365EA1BF">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（在UT上,60%的暂降）</w:t>
            </w:r>
          </w:p>
          <w:p w14:paraId="6720FB64">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70 % UT，持续25周</w:t>
            </w:r>
          </w:p>
          <w:p w14:paraId="19A4B38D">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（在UT上,30%的暂降）</w:t>
            </w:r>
          </w:p>
          <w:p w14:paraId="35DA1AFF">
            <w:pPr>
              <w:autoSpaceDE w:val="0"/>
              <w:autoSpaceDN w:val="0"/>
              <w:adjustRightInd w:val="0"/>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&lt;5 % UT,持续5s</w:t>
            </w:r>
          </w:p>
          <w:p w14:paraId="05AE21D7">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（在UT上,&gt;95%的暂降）</w:t>
            </w:r>
          </w:p>
        </w:tc>
        <w:tc>
          <w:tcPr>
            <w:tcW w:w="2268" w:type="dxa"/>
            <w:vAlign w:val="center"/>
          </w:tcPr>
          <w:p w14:paraId="41BECBC3">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网电源应具有典型的商业或医院环境中使用的质量。如果</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16" w:author="WPS_1704800824" w:date="2026-06-22T10:32:41Z">
              <w:r>
                <w:rPr>
                  <w:rFonts w:hint="eastAsia" w:cs="Times New Roman"/>
                  <w:color w:val="auto"/>
                  <w:highlight w:val="none"/>
                  <w:lang w:eastAsia="zh-CN"/>
                </w:rPr>
                <w:delText>双水平</w:delText>
              </w:r>
            </w:del>
            <w:del w:id="1417" w:author="WPS_1704800824" w:date="2026-06-22T10:32:41Z">
              <w:r>
                <w:rPr>
                  <w:rFonts w:hint="default" w:ascii="Times New Roman" w:hAnsi="Times New Roman" w:cs="Times New Roman"/>
                  <w:color w:val="auto"/>
                  <w:highlight w:val="none"/>
                </w:rPr>
                <w:delText>睡眠呼吸机</w:delText>
              </w:r>
            </w:del>
            <w:ins w:id="1418"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的用户在电源中断期间需要连续运行，则推荐</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19" w:author="WPS_1704800824" w:date="2026-06-22T10:32:41Z">
              <w:r>
                <w:rPr>
                  <w:rFonts w:hint="eastAsia" w:cs="Times New Roman"/>
                  <w:color w:val="auto"/>
                  <w:highlight w:val="none"/>
                  <w:lang w:eastAsia="zh-CN"/>
                </w:rPr>
                <w:delText>双水平</w:delText>
              </w:r>
            </w:del>
            <w:del w:id="1420" w:author="WPS_1704800824" w:date="2026-06-22T10:32:41Z">
              <w:r>
                <w:rPr>
                  <w:rFonts w:hint="default" w:ascii="Times New Roman" w:hAnsi="Times New Roman" w:cs="Times New Roman"/>
                  <w:color w:val="auto"/>
                  <w:highlight w:val="none"/>
                </w:rPr>
                <w:delText>睡眠呼吸机</w:delText>
              </w:r>
            </w:del>
            <w:ins w:id="1421"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采用不间断电源或电池供电。</w:t>
            </w:r>
          </w:p>
        </w:tc>
      </w:tr>
      <w:tr w14:paraId="067D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2263" w:type="dxa"/>
            <w:vAlign w:val="center"/>
          </w:tcPr>
          <w:p w14:paraId="293D68D8">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工频磁场（50/60Hz）</w:t>
            </w:r>
          </w:p>
          <w:p w14:paraId="7B2FB201">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17626.8</w:t>
            </w:r>
          </w:p>
        </w:tc>
        <w:tc>
          <w:tcPr>
            <w:tcW w:w="1985" w:type="dxa"/>
            <w:vAlign w:val="center"/>
          </w:tcPr>
          <w:p w14:paraId="0E393646">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3A/m</w:t>
            </w:r>
          </w:p>
        </w:tc>
        <w:tc>
          <w:tcPr>
            <w:tcW w:w="1984" w:type="dxa"/>
            <w:vAlign w:val="center"/>
          </w:tcPr>
          <w:p w14:paraId="73D9E4F1">
            <w:pPr>
              <w:spacing w:line="276" w:lineRule="auto"/>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3A/m ,50Hz</w:t>
            </w:r>
          </w:p>
        </w:tc>
        <w:tc>
          <w:tcPr>
            <w:tcW w:w="2268" w:type="dxa"/>
          </w:tcPr>
          <w:p w14:paraId="6D7CFE01">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工频磁场应具有在典型的商业或医院环境中典型场所的工频磁场水平特性。</w:t>
            </w:r>
          </w:p>
        </w:tc>
      </w:tr>
      <w:tr w14:paraId="5AB5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500" w:type="dxa"/>
            <w:gridSpan w:val="4"/>
            <w:vAlign w:val="center"/>
          </w:tcPr>
          <w:p w14:paraId="07304AA9">
            <w:pPr>
              <w:spacing w:line="276" w:lineRule="auto"/>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注：UT指施加试验电压前的交流网电压</w:t>
            </w:r>
          </w:p>
        </w:tc>
      </w:tr>
    </w:tbl>
    <w:p w14:paraId="43BA2072">
      <w:pPr>
        <w:jc w:val="center"/>
        <w:rPr>
          <w:rFonts w:hint="default" w:ascii="Times New Roman" w:hAnsi="Times New Roman" w:cs="Times New Roman"/>
          <w:color w:val="auto"/>
          <w:szCs w:val="21"/>
          <w:highlight w:val="none"/>
        </w:rPr>
      </w:pPr>
    </w:p>
    <w:p w14:paraId="053B5E89">
      <w:pPr>
        <w:jc w:val="cente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表16-3电磁抗扰度</w:t>
      </w:r>
    </w:p>
    <w:tbl>
      <w:tblPr>
        <w:tblStyle w:val="7"/>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417"/>
        <w:gridCol w:w="2126"/>
        <w:gridCol w:w="3549"/>
      </w:tblGrid>
      <w:tr w14:paraId="4471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exact"/>
          <w:jc w:val="center"/>
        </w:trPr>
        <w:tc>
          <w:tcPr>
            <w:tcW w:w="8647" w:type="dxa"/>
            <w:gridSpan w:val="4"/>
            <w:vAlign w:val="center"/>
          </w:tcPr>
          <w:p w14:paraId="0A604649">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指南和制造商的声明–电磁抗扰度</w:t>
            </w:r>
          </w:p>
        </w:tc>
      </w:tr>
      <w:tr w14:paraId="706C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exact"/>
          <w:jc w:val="center"/>
        </w:trPr>
        <w:tc>
          <w:tcPr>
            <w:tcW w:w="8647" w:type="dxa"/>
            <w:gridSpan w:val="4"/>
            <w:vAlign w:val="center"/>
          </w:tcPr>
          <w:p w14:paraId="42297298">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22" w:author="WPS_1704800824" w:date="2026-06-22T10:32:41Z">
              <w:r>
                <w:rPr>
                  <w:rFonts w:hint="eastAsia" w:cs="Times New Roman"/>
                  <w:color w:val="auto"/>
                  <w:highlight w:val="none"/>
                  <w:lang w:eastAsia="zh-CN"/>
                </w:rPr>
                <w:delText>双水平</w:delText>
              </w:r>
            </w:del>
            <w:del w:id="1423" w:author="WPS_1704800824" w:date="2026-06-22T10:32:41Z">
              <w:r>
                <w:rPr>
                  <w:rFonts w:hint="default" w:ascii="Times New Roman" w:hAnsi="Times New Roman" w:cs="Times New Roman"/>
                  <w:color w:val="auto"/>
                  <w:highlight w:val="none"/>
                </w:rPr>
                <w:delText>睡眠呼吸机</w:delText>
              </w:r>
            </w:del>
            <w:ins w:id="1424"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预期在下列规定的电磁环境中使用，</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25" w:author="WPS_1704800824" w:date="2026-06-22T10:32:41Z">
              <w:r>
                <w:rPr>
                  <w:rFonts w:hint="eastAsia" w:cs="Times New Roman"/>
                  <w:color w:val="auto"/>
                  <w:highlight w:val="none"/>
                  <w:lang w:eastAsia="zh-CN"/>
                </w:rPr>
                <w:delText>双水平</w:delText>
              </w:r>
            </w:del>
            <w:del w:id="1426" w:author="WPS_1704800824" w:date="2026-06-22T10:32:41Z">
              <w:r>
                <w:rPr>
                  <w:rFonts w:hint="default" w:ascii="Times New Roman" w:hAnsi="Times New Roman" w:cs="Times New Roman"/>
                  <w:color w:val="auto"/>
                  <w:highlight w:val="none"/>
                </w:rPr>
                <w:delText>睡眠呼吸机</w:delText>
              </w:r>
            </w:del>
            <w:ins w:id="1427"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的购买者或使用者应保证它在这种电磁环境下使用：</w:t>
            </w:r>
          </w:p>
        </w:tc>
      </w:tr>
      <w:tr w14:paraId="3CB9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exact"/>
          <w:jc w:val="center"/>
        </w:trPr>
        <w:tc>
          <w:tcPr>
            <w:tcW w:w="1555" w:type="dxa"/>
            <w:vAlign w:val="center"/>
          </w:tcPr>
          <w:p w14:paraId="6DCB9DB5">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抗扰度试验</w:t>
            </w:r>
          </w:p>
        </w:tc>
        <w:tc>
          <w:tcPr>
            <w:tcW w:w="1417" w:type="dxa"/>
            <w:vAlign w:val="center"/>
          </w:tcPr>
          <w:p w14:paraId="4050AC8C">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IEC 60601测试电平</w:t>
            </w:r>
          </w:p>
        </w:tc>
        <w:tc>
          <w:tcPr>
            <w:tcW w:w="2126" w:type="dxa"/>
            <w:vAlign w:val="center"/>
          </w:tcPr>
          <w:p w14:paraId="791B218B">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符合电平</w:t>
            </w:r>
          </w:p>
        </w:tc>
        <w:tc>
          <w:tcPr>
            <w:tcW w:w="3549" w:type="dxa"/>
            <w:vAlign w:val="center"/>
          </w:tcPr>
          <w:p w14:paraId="0B19B960">
            <w:pPr>
              <w:autoSpaceDE w:val="0"/>
              <w:autoSpaceDN w:val="0"/>
              <w:adjustRightInd w:val="0"/>
              <w:spacing w:line="276" w:lineRule="auto"/>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电磁环境–指南</w:t>
            </w:r>
          </w:p>
        </w:tc>
      </w:tr>
      <w:tr w14:paraId="3198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1" w:hRule="atLeast"/>
          <w:jc w:val="center"/>
        </w:trPr>
        <w:tc>
          <w:tcPr>
            <w:tcW w:w="1555" w:type="dxa"/>
          </w:tcPr>
          <w:p w14:paraId="7BD40576">
            <w:pPr>
              <w:autoSpaceDE w:val="0"/>
              <w:autoSpaceDN w:val="0"/>
              <w:adjustRightInd w:val="0"/>
              <w:spacing w:line="276" w:lineRule="auto"/>
              <w:rPr>
                <w:rFonts w:hint="default" w:ascii="Times New Roman" w:hAnsi="Times New Roman" w:cs="Times New Roman"/>
                <w:color w:val="auto"/>
                <w:highlight w:val="none"/>
              </w:rPr>
            </w:pPr>
          </w:p>
          <w:p w14:paraId="065AAF04">
            <w:pPr>
              <w:autoSpaceDE w:val="0"/>
              <w:autoSpaceDN w:val="0"/>
              <w:adjustRightInd w:val="0"/>
              <w:spacing w:line="276" w:lineRule="auto"/>
              <w:rPr>
                <w:rFonts w:hint="default" w:ascii="Times New Roman" w:hAnsi="Times New Roman" w:cs="Times New Roman"/>
                <w:color w:val="auto"/>
                <w:highlight w:val="none"/>
              </w:rPr>
            </w:pPr>
          </w:p>
          <w:p w14:paraId="0F60C11D">
            <w:pPr>
              <w:autoSpaceDE w:val="0"/>
              <w:autoSpaceDN w:val="0"/>
              <w:adjustRightInd w:val="0"/>
              <w:spacing w:line="276" w:lineRule="auto"/>
              <w:rPr>
                <w:rFonts w:hint="default" w:ascii="Times New Roman" w:hAnsi="Times New Roman" w:cs="Times New Roman"/>
                <w:color w:val="auto"/>
                <w:highlight w:val="none"/>
              </w:rPr>
            </w:pPr>
          </w:p>
          <w:p w14:paraId="13598181">
            <w:pPr>
              <w:autoSpaceDE w:val="0"/>
              <w:autoSpaceDN w:val="0"/>
              <w:adjustRightInd w:val="0"/>
              <w:spacing w:line="276" w:lineRule="auto"/>
              <w:rPr>
                <w:rFonts w:hint="default" w:ascii="Times New Roman" w:hAnsi="Times New Roman" w:cs="Times New Roman"/>
                <w:color w:val="auto"/>
                <w:highlight w:val="none"/>
              </w:rPr>
            </w:pPr>
          </w:p>
          <w:p w14:paraId="172515EC">
            <w:pPr>
              <w:autoSpaceDE w:val="0"/>
              <w:autoSpaceDN w:val="0"/>
              <w:adjustRightInd w:val="0"/>
              <w:spacing w:line="276" w:lineRule="auto"/>
              <w:rPr>
                <w:rFonts w:hint="default" w:ascii="Times New Roman" w:hAnsi="Times New Roman" w:cs="Times New Roman"/>
                <w:color w:val="auto"/>
                <w:highlight w:val="none"/>
              </w:rPr>
            </w:pPr>
          </w:p>
          <w:p w14:paraId="2A52F810">
            <w:pPr>
              <w:autoSpaceDE w:val="0"/>
              <w:autoSpaceDN w:val="0"/>
              <w:adjustRightInd w:val="0"/>
              <w:spacing w:line="276" w:lineRule="auto"/>
              <w:rPr>
                <w:rFonts w:hint="default" w:ascii="Times New Roman" w:hAnsi="Times New Roman" w:cs="Times New Roman"/>
                <w:color w:val="auto"/>
                <w:highlight w:val="none"/>
              </w:rPr>
            </w:pPr>
          </w:p>
          <w:p w14:paraId="32BCC46F">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射频传导</w:t>
            </w:r>
          </w:p>
          <w:p w14:paraId="54079F22">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17626.6</w:t>
            </w:r>
          </w:p>
          <w:p w14:paraId="56D108F2">
            <w:pPr>
              <w:autoSpaceDE w:val="0"/>
              <w:autoSpaceDN w:val="0"/>
              <w:adjustRightInd w:val="0"/>
              <w:spacing w:line="276" w:lineRule="auto"/>
              <w:rPr>
                <w:rFonts w:hint="default" w:ascii="Times New Roman" w:hAnsi="Times New Roman" w:cs="Times New Roman"/>
                <w:color w:val="auto"/>
                <w:highlight w:val="none"/>
              </w:rPr>
            </w:pPr>
          </w:p>
          <w:p w14:paraId="27884BEC">
            <w:pPr>
              <w:autoSpaceDE w:val="0"/>
              <w:autoSpaceDN w:val="0"/>
              <w:adjustRightInd w:val="0"/>
              <w:spacing w:line="276" w:lineRule="auto"/>
              <w:rPr>
                <w:rFonts w:hint="default" w:ascii="Times New Roman" w:hAnsi="Times New Roman" w:cs="Times New Roman"/>
                <w:color w:val="auto"/>
                <w:highlight w:val="none"/>
              </w:rPr>
            </w:pPr>
          </w:p>
          <w:p w14:paraId="79561FE9">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射频发射</w:t>
            </w:r>
          </w:p>
          <w:p w14:paraId="01545021">
            <w:pPr>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GB/T 17626.3</w:t>
            </w:r>
          </w:p>
        </w:tc>
        <w:tc>
          <w:tcPr>
            <w:tcW w:w="1417" w:type="dxa"/>
          </w:tcPr>
          <w:p w14:paraId="0BD3DAE2">
            <w:pPr>
              <w:autoSpaceDE w:val="0"/>
              <w:autoSpaceDN w:val="0"/>
              <w:adjustRightInd w:val="0"/>
              <w:spacing w:line="276" w:lineRule="auto"/>
              <w:rPr>
                <w:rFonts w:hint="default" w:ascii="Times New Roman" w:hAnsi="Times New Roman" w:cs="Times New Roman"/>
                <w:color w:val="auto"/>
                <w:highlight w:val="none"/>
              </w:rPr>
            </w:pPr>
          </w:p>
          <w:p w14:paraId="65BBBB2D">
            <w:pPr>
              <w:autoSpaceDE w:val="0"/>
              <w:autoSpaceDN w:val="0"/>
              <w:adjustRightInd w:val="0"/>
              <w:spacing w:line="276" w:lineRule="auto"/>
              <w:rPr>
                <w:rFonts w:hint="default" w:ascii="Times New Roman" w:hAnsi="Times New Roman" w:cs="Times New Roman"/>
                <w:color w:val="auto"/>
                <w:highlight w:val="none"/>
              </w:rPr>
            </w:pPr>
          </w:p>
          <w:p w14:paraId="3CA20363">
            <w:pPr>
              <w:autoSpaceDE w:val="0"/>
              <w:autoSpaceDN w:val="0"/>
              <w:adjustRightInd w:val="0"/>
              <w:spacing w:line="276" w:lineRule="auto"/>
              <w:rPr>
                <w:rFonts w:hint="default" w:ascii="Times New Roman" w:hAnsi="Times New Roman" w:cs="Times New Roman"/>
                <w:color w:val="auto"/>
                <w:highlight w:val="none"/>
              </w:rPr>
            </w:pPr>
          </w:p>
          <w:p w14:paraId="2852AEBE">
            <w:pPr>
              <w:autoSpaceDE w:val="0"/>
              <w:autoSpaceDN w:val="0"/>
              <w:adjustRightInd w:val="0"/>
              <w:spacing w:line="276" w:lineRule="auto"/>
              <w:rPr>
                <w:rFonts w:hint="default" w:ascii="Times New Roman" w:hAnsi="Times New Roman" w:cs="Times New Roman"/>
                <w:color w:val="auto"/>
                <w:highlight w:val="none"/>
              </w:rPr>
            </w:pPr>
          </w:p>
          <w:p w14:paraId="1FA48A63">
            <w:pPr>
              <w:autoSpaceDE w:val="0"/>
              <w:autoSpaceDN w:val="0"/>
              <w:adjustRightInd w:val="0"/>
              <w:spacing w:line="276" w:lineRule="auto"/>
              <w:rPr>
                <w:rFonts w:hint="default" w:ascii="Times New Roman" w:hAnsi="Times New Roman" w:cs="Times New Roman"/>
                <w:color w:val="auto"/>
                <w:highlight w:val="none"/>
              </w:rPr>
            </w:pPr>
          </w:p>
          <w:p w14:paraId="78CA1157">
            <w:pPr>
              <w:autoSpaceDE w:val="0"/>
              <w:autoSpaceDN w:val="0"/>
              <w:adjustRightInd w:val="0"/>
              <w:spacing w:line="276" w:lineRule="auto"/>
              <w:rPr>
                <w:rFonts w:hint="default" w:ascii="Times New Roman" w:hAnsi="Times New Roman" w:cs="Times New Roman"/>
                <w:color w:val="auto"/>
                <w:highlight w:val="none"/>
              </w:rPr>
            </w:pPr>
          </w:p>
          <w:p w14:paraId="5C99AEEB">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3 V</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lang w:val="en-US" w:eastAsia="zh-CN"/>
              </w:rPr>
              <w:t>有效值</w:t>
            </w:r>
            <w:r>
              <w:rPr>
                <w:rFonts w:hint="default" w:ascii="Times New Roman" w:hAnsi="Times New Roman" w:cs="Times New Roman"/>
                <w:color w:val="auto"/>
                <w:highlight w:val="none"/>
                <w:lang w:eastAsia="zh-CN"/>
              </w:rPr>
              <w:t>）</w:t>
            </w:r>
          </w:p>
          <w:p w14:paraId="730AE045">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150 kHz</w:t>
            </w:r>
            <w:r>
              <w:rPr>
                <w:rFonts w:hint="default" w:ascii="Times New Roman" w:hAnsi="Times New Roman" w:cs="Times New Roman"/>
                <w:color w:val="auto"/>
                <w:highlight w:val="none"/>
                <w:lang w:val="en-US" w:eastAsia="zh-CN"/>
              </w:rPr>
              <w:t>~</w:t>
            </w:r>
            <w:r>
              <w:rPr>
                <w:rFonts w:hint="default" w:ascii="Times New Roman" w:hAnsi="Times New Roman" w:cs="Times New Roman"/>
                <w:color w:val="auto"/>
                <w:highlight w:val="none"/>
              </w:rPr>
              <w:t>80 MHz</w:t>
            </w:r>
          </w:p>
          <w:p w14:paraId="604E61EA">
            <w:pPr>
              <w:autoSpaceDE w:val="0"/>
              <w:autoSpaceDN w:val="0"/>
              <w:adjustRightInd w:val="0"/>
              <w:spacing w:line="276" w:lineRule="auto"/>
              <w:rPr>
                <w:rFonts w:hint="default" w:ascii="Times New Roman" w:hAnsi="Times New Roman" w:cs="Times New Roman"/>
                <w:color w:val="auto"/>
                <w:highlight w:val="none"/>
              </w:rPr>
            </w:pPr>
          </w:p>
          <w:p w14:paraId="614ED0A0">
            <w:pPr>
              <w:autoSpaceDE w:val="0"/>
              <w:autoSpaceDN w:val="0"/>
              <w:adjustRightInd w:val="0"/>
              <w:spacing w:line="276" w:lineRule="auto"/>
              <w:rPr>
                <w:rFonts w:hint="default" w:ascii="Times New Roman" w:hAnsi="Times New Roman" w:cs="Times New Roman"/>
                <w:color w:val="auto"/>
                <w:highlight w:val="none"/>
              </w:rPr>
            </w:pPr>
          </w:p>
          <w:p w14:paraId="30EB5D23">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3 V/m</w:t>
            </w:r>
          </w:p>
          <w:p w14:paraId="2F19EB7B">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80 MHz</w:t>
            </w:r>
            <w:r>
              <w:rPr>
                <w:rFonts w:hint="default" w:ascii="Times New Roman" w:hAnsi="Times New Roman" w:cs="Times New Roman"/>
                <w:color w:val="auto"/>
                <w:highlight w:val="none"/>
                <w:lang w:val="en-US" w:eastAsia="zh-CN"/>
              </w:rPr>
              <w:t>~</w:t>
            </w:r>
            <w:r>
              <w:rPr>
                <w:rFonts w:hint="default" w:ascii="Times New Roman" w:hAnsi="Times New Roman" w:cs="Times New Roman"/>
                <w:color w:val="auto"/>
                <w:highlight w:val="none"/>
              </w:rPr>
              <w:t>2.5 GHz</w:t>
            </w:r>
          </w:p>
        </w:tc>
        <w:tc>
          <w:tcPr>
            <w:tcW w:w="2126" w:type="dxa"/>
          </w:tcPr>
          <w:p w14:paraId="4FDF8C31">
            <w:pPr>
              <w:autoSpaceDE w:val="0"/>
              <w:autoSpaceDN w:val="0"/>
              <w:adjustRightInd w:val="0"/>
              <w:spacing w:line="276" w:lineRule="auto"/>
              <w:rPr>
                <w:rFonts w:hint="default" w:ascii="Times New Roman" w:hAnsi="Times New Roman" w:cs="Times New Roman"/>
                <w:color w:val="auto"/>
                <w:highlight w:val="none"/>
              </w:rPr>
            </w:pPr>
          </w:p>
          <w:p w14:paraId="478ECEB7">
            <w:pPr>
              <w:autoSpaceDE w:val="0"/>
              <w:autoSpaceDN w:val="0"/>
              <w:adjustRightInd w:val="0"/>
              <w:spacing w:line="276" w:lineRule="auto"/>
              <w:rPr>
                <w:rFonts w:hint="default" w:ascii="Times New Roman" w:hAnsi="Times New Roman" w:cs="Times New Roman"/>
                <w:color w:val="auto"/>
                <w:highlight w:val="none"/>
              </w:rPr>
            </w:pPr>
          </w:p>
          <w:p w14:paraId="2F1D10E0">
            <w:pPr>
              <w:autoSpaceDE w:val="0"/>
              <w:autoSpaceDN w:val="0"/>
              <w:adjustRightInd w:val="0"/>
              <w:spacing w:line="276" w:lineRule="auto"/>
              <w:rPr>
                <w:rFonts w:hint="default" w:ascii="Times New Roman" w:hAnsi="Times New Roman" w:cs="Times New Roman"/>
                <w:color w:val="auto"/>
                <w:highlight w:val="none"/>
              </w:rPr>
            </w:pPr>
          </w:p>
          <w:p w14:paraId="698D84D8">
            <w:pPr>
              <w:autoSpaceDE w:val="0"/>
              <w:autoSpaceDN w:val="0"/>
              <w:adjustRightInd w:val="0"/>
              <w:spacing w:line="276" w:lineRule="auto"/>
              <w:rPr>
                <w:rFonts w:hint="default" w:ascii="Times New Roman" w:hAnsi="Times New Roman" w:cs="Times New Roman"/>
                <w:color w:val="auto"/>
                <w:highlight w:val="none"/>
              </w:rPr>
            </w:pPr>
          </w:p>
          <w:p w14:paraId="4075FC0F">
            <w:pPr>
              <w:autoSpaceDE w:val="0"/>
              <w:autoSpaceDN w:val="0"/>
              <w:adjustRightInd w:val="0"/>
              <w:spacing w:line="276" w:lineRule="auto"/>
              <w:rPr>
                <w:rFonts w:hint="default" w:ascii="Times New Roman" w:hAnsi="Times New Roman" w:cs="Times New Roman"/>
                <w:color w:val="auto"/>
                <w:highlight w:val="none"/>
              </w:rPr>
            </w:pPr>
          </w:p>
          <w:p w14:paraId="457EB380">
            <w:pPr>
              <w:autoSpaceDE w:val="0"/>
              <w:autoSpaceDN w:val="0"/>
              <w:adjustRightInd w:val="0"/>
              <w:spacing w:line="276" w:lineRule="auto"/>
              <w:rPr>
                <w:rFonts w:hint="default" w:ascii="Times New Roman" w:hAnsi="Times New Roman" w:cs="Times New Roman"/>
                <w:color w:val="auto"/>
                <w:highlight w:val="none"/>
              </w:rPr>
            </w:pPr>
          </w:p>
          <w:p w14:paraId="5F6B7BF6">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3 V（有效值）</w:t>
            </w:r>
          </w:p>
          <w:p w14:paraId="6742D30A">
            <w:pPr>
              <w:autoSpaceDE w:val="0"/>
              <w:autoSpaceDN w:val="0"/>
              <w:adjustRightInd w:val="0"/>
              <w:spacing w:line="276" w:lineRule="auto"/>
              <w:rPr>
                <w:rFonts w:hint="default" w:ascii="Times New Roman" w:hAnsi="Times New Roman" w:cs="Times New Roman"/>
                <w:color w:val="auto"/>
                <w:highlight w:val="none"/>
              </w:rPr>
            </w:pPr>
          </w:p>
          <w:p w14:paraId="7E75EE3F">
            <w:pPr>
              <w:autoSpaceDE w:val="0"/>
              <w:autoSpaceDN w:val="0"/>
              <w:adjustRightInd w:val="0"/>
              <w:spacing w:line="276" w:lineRule="auto"/>
              <w:rPr>
                <w:rFonts w:hint="default" w:ascii="Times New Roman" w:hAnsi="Times New Roman" w:cs="Times New Roman"/>
                <w:color w:val="auto"/>
                <w:highlight w:val="none"/>
              </w:rPr>
            </w:pPr>
          </w:p>
          <w:p w14:paraId="4601932B">
            <w:pPr>
              <w:autoSpaceDE w:val="0"/>
              <w:autoSpaceDN w:val="0"/>
              <w:adjustRightInd w:val="0"/>
              <w:spacing w:line="276" w:lineRule="auto"/>
              <w:rPr>
                <w:rFonts w:hint="default" w:ascii="Times New Roman" w:hAnsi="Times New Roman" w:cs="Times New Roman"/>
                <w:color w:val="auto"/>
                <w:highlight w:val="none"/>
              </w:rPr>
            </w:pPr>
          </w:p>
          <w:p w14:paraId="7CE7E4A5">
            <w:pPr>
              <w:autoSpaceDE w:val="0"/>
              <w:autoSpaceDN w:val="0"/>
              <w:adjustRightInd w:val="0"/>
              <w:spacing w:line="276" w:lineRule="auto"/>
              <w:rPr>
                <w:rFonts w:hint="default" w:ascii="Times New Roman" w:hAnsi="Times New Roman" w:cs="Times New Roman"/>
                <w:color w:val="auto"/>
                <w:highlight w:val="none"/>
              </w:rPr>
            </w:pPr>
          </w:p>
          <w:p w14:paraId="6C8B19A2">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3V/m</w:t>
            </w:r>
          </w:p>
        </w:tc>
        <w:tc>
          <w:tcPr>
            <w:tcW w:w="3549" w:type="dxa"/>
          </w:tcPr>
          <w:p w14:paraId="3170EF30">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和移动式RF通信设备不应比推荐的隔离距离更靠近</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28" w:author="WPS_1704800824" w:date="2026-06-22T10:32:41Z">
              <w:r>
                <w:rPr>
                  <w:rFonts w:hint="eastAsia" w:cs="Times New Roman"/>
                  <w:color w:val="auto"/>
                  <w:highlight w:val="none"/>
                  <w:lang w:eastAsia="zh-CN"/>
                </w:rPr>
                <w:delText>双水平</w:delText>
              </w:r>
            </w:del>
            <w:del w:id="1429" w:author="WPS_1704800824" w:date="2026-06-22T10:32:41Z">
              <w:r>
                <w:rPr>
                  <w:rFonts w:hint="default" w:ascii="Times New Roman" w:hAnsi="Times New Roman" w:cs="Times New Roman"/>
                  <w:color w:val="auto"/>
                  <w:highlight w:val="none"/>
                </w:rPr>
                <w:delText>睡眠呼吸机</w:delText>
              </w:r>
            </w:del>
            <w:ins w:id="1430"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的任何部分使用，包括电缆。该距离应由与发射机频率相应的公式计算。</w:t>
            </w:r>
          </w:p>
          <w:p w14:paraId="6E2D0684">
            <w:pPr>
              <w:autoSpaceDE w:val="0"/>
              <w:autoSpaceDN w:val="0"/>
              <w:adjustRightInd w:val="0"/>
              <w:spacing w:line="276" w:lineRule="auto"/>
              <w:ind w:firstLine="45" w:firstLineChars="19"/>
              <w:rPr>
                <w:rFonts w:hint="default" w:ascii="Times New Roman" w:hAnsi="Times New Roman" w:cs="Times New Roman"/>
                <w:color w:val="auto"/>
                <w:highlight w:val="none"/>
              </w:rPr>
            </w:pPr>
            <w:r>
              <w:rPr>
                <w:rFonts w:hint="default" w:ascii="Times New Roman" w:hAnsi="Times New Roman" w:cs="Times New Roman"/>
                <w:color w:val="auto"/>
                <w:highlight w:val="none"/>
              </w:rPr>
              <w:t>推荐的隔离距离</w:t>
            </w:r>
          </w:p>
          <w:p w14:paraId="0C1823F2">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d = </w:t>
            </w:r>
            <w:r>
              <w:rPr>
                <w:rFonts w:hint="default" w:ascii="Times New Roman" w:hAnsi="Times New Roman" w:cs="Times New Roman"/>
                <w:color w:val="auto"/>
                <w:highlight w:val="none"/>
              </w:rPr>
              <w:object>
                <v:shape id="_x0000_i1025" o:spt="75" type="#_x0000_t75" style="height:16pt;width:31.25pt;" o:ole="t" filled="f" coordsize="21600,21600">
                  <v:path/>
                  <v:fill on="f" focussize="0,0"/>
                  <v:stroke/>
                  <v:imagedata r:id="rId62" o:title=""/>
                  <o:lock v:ext="edit" aspectratio="t"/>
                  <w10:wrap type="none"/>
                  <w10:anchorlock/>
                </v:shape>
                <o:OLEObject Type="Embed" ProgID="Equation.3" ShapeID="_x0000_i1025" DrawAspect="Content" ObjectID="_1468075725" r:id="rId61">
                  <o:LockedField>false</o:LockedField>
                </o:OLEObject>
              </w:object>
            </w:r>
            <w:r>
              <w:rPr>
                <w:rFonts w:hint="default" w:ascii="Times New Roman" w:hAnsi="Times New Roman" w:cs="Times New Roman"/>
                <w:color w:val="auto"/>
                <w:highlight w:val="none"/>
              </w:rPr>
              <w:object>
                <v:shape id="_x0000_i1026" o:spt="75" type="#_x0000_t75" style="height:17.45pt;width:10.2pt;" o:ole="t" filled="f" coordsize="21600,21600">
                  <v:path/>
                  <v:fill on="f" focussize="0,0"/>
                  <v:stroke/>
                  <v:imagedata r:id="rId64" o:title=""/>
                  <o:lock v:ext="edit" aspectratio="t"/>
                  <w10:wrap type="none"/>
                  <w10:anchorlock/>
                </v:shape>
                <o:OLEObject Type="Embed" ProgID="Equation.3" ShapeID="_x0000_i1026" DrawAspect="Content" ObjectID="_1468075726" r:id="rId63">
                  <o:LockedField>false</o:LockedField>
                </o:OLEObject>
              </w:object>
            </w:r>
          </w:p>
          <w:p w14:paraId="6E5328B0">
            <w:pPr>
              <w:autoSpaceDE w:val="0"/>
              <w:autoSpaceDN w:val="0"/>
              <w:adjustRightInd w:val="0"/>
              <w:spacing w:line="276" w:lineRule="auto"/>
              <w:rPr>
                <w:rFonts w:hint="default" w:ascii="Times New Roman" w:hAnsi="Times New Roman" w:cs="Times New Roman"/>
                <w:color w:val="auto"/>
                <w:highlight w:val="none"/>
              </w:rPr>
            </w:pPr>
          </w:p>
          <w:p w14:paraId="626B2901">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d = </w:t>
            </w:r>
            <w:r>
              <w:rPr>
                <w:rFonts w:hint="default" w:ascii="Times New Roman" w:hAnsi="Times New Roman" w:cs="Times New Roman"/>
                <w:color w:val="auto"/>
                <w:highlight w:val="none"/>
              </w:rPr>
              <w:object>
                <v:shape id="_x0000_i1027" o:spt="75" type="#_x0000_t75" style="height:16pt;width:34.9pt;" o:ole="t" filled="f" coordsize="21600,21600">
                  <v:path/>
                  <v:fill on="f" focussize="0,0"/>
                  <v:stroke/>
                  <v:imagedata r:id="rId66" o:title=""/>
                  <o:lock v:ext="edit" aspectratio="t"/>
                  <w10:wrap type="none"/>
                  <w10:anchorlock/>
                </v:shape>
                <o:OLEObject Type="Embed" ProgID="Equation.3" ShapeID="_x0000_i1027" DrawAspect="Content" ObjectID="_1468075727" r:id="rId65">
                  <o:LockedField>false</o:LockedField>
                </o:OLEObject>
              </w:object>
            </w:r>
            <w:r>
              <w:rPr>
                <w:rFonts w:hint="default" w:ascii="Times New Roman" w:hAnsi="Times New Roman" w:cs="Times New Roman"/>
                <w:color w:val="auto"/>
                <w:highlight w:val="none"/>
              </w:rPr>
              <w:t xml:space="preserve">  80 MHz～800 MHz</w:t>
            </w:r>
          </w:p>
          <w:p w14:paraId="5C1E817D">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d = </w:t>
            </w:r>
            <w:r>
              <w:rPr>
                <w:rFonts w:hint="default" w:ascii="Times New Roman" w:hAnsi="Times New Roman" w:cs="Times New Roman"/>
                <w:color w:val="auto"/>
                <w:highlight w:val="none"/>
              </w:rPr>
              <w:object>
                <v:shape id="_x0000_i1028" o:spt="75" type="#_x0000_t75" style="height:17.45pt;width:34.2pt;" o:ole="t" filled="f" coordsize="21600,21600">
                  <v:path/>
                  <v:fill on="f" focussize="0,0"/>
                  <v:stroke/>
                  <v:imagedata r:id="rId68" o:title=""/>
                  <o:lock v:ext="edit" aspectratio="t"/>
                  <w10:wrap type="none"/>
                  <w10:anchorlock/>
                </v:shape>
                <o:OLEObject Type="Embed" ProgID="Equation.3" ShapeID="_x0000_i1028" DrawAspect="Content" ObjectID="_1468075728" r:id="rId67">
                  <o:LockedField>false</o:LockedField>
                </o:OLEObject>
              </w:object>
            </w:r>
            <w:r>
              <w:rPr>
                <w:rFonts w:hint="default" w:ascii="Times New Roman" w:hAnsi="Times New Roman" w:cs="Times New Roman"/>
                <w:color w:val="auto"/>
                <w:highlight w:val="none"/>
              </w:rPr>
              <w:t xml:space="preserve">  800 MHz～2.5 GHz</w:t>
            </w:r>
          </w:p>
          <w:p w14:paraId="08EC54ED">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P 是根据发射机制造商提供的发射机最大输出额定功率，以瓦特（W）为单位。d 是推荐的隔离距离，以米（m）为单位。</w:t>
            </w:r>
          </w:p>
          <w:p w14:paraId="2BC299E2">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固定式射频发射机的场强通过对电磁场所勘测a 来确定，在每个频率范围b 都应比符合电平低。</w:t>
            </w:r>
          </w:p>
          <w:p w14:paraId="5B933BC9">
            <w:pPr>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在标记下列符号的设备附近可能出现干扰。</w:t>
            </w:r>
            <w:r>
              <w:rPr>
                <w:rFonts w:hint="default" w:ascii="Times New Roman" w:hAnsi="Times New Roman" w:cs="Times New Roman"/>
                <w:color w:val="auto"/>
                <w:highlight w:val="none"/>
              </w:rPr>
              <w:drawing>
                <wp:anchor distT="0" distB="0" distL="114300" distR="114300" simplePos="0" relativeHeight="251661312" behindDoc="1" locked="0" layoutInCell="1" allowOverlap="1">
                  <wp:simplePos x="0" y="0"/>
                  <wp:positionH relativeFrom="column">
                    <wp:posOffset>1221740</wp:posOffset>
                  </wp:positionH>
                  <wp:positionV relativeFrom="paragraph">
                    <wp:posOffset>227965</wp:posOffset>
                  </wp:positionV>
                  <wp:extent cx="504825" cy="409575"/>
                  <wp:effectExtent l="0" t="0" r="9525" b="9525"/>
                  <wp:wrapNone/>
                  <wp:docPr id="624013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3601" name="图片 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04825" cy="409575"/>
                          </a:xfrm>
                          <a:prstGeom prst="rect">
                            <a:avLst/>
                          </a:prstGeom>
                        </pic:spPr>
                      </pic:pic>
                    </a:graphicData>
                  </a:graphic>
                </wp:anchor>
              </w:drawing>
            </w:r>
          </w:p>
          <w:p w14:paraId="372DC5F7">
            <w:pPr>
              <w:adjustRightInd w:val="0"/>
              <w:spacing w:line="276" w:lineRule="auto"/>
              <w:rPr>
                <w:rFonts w:hint="default" w:ascii="Times New Roman" w:hAnsi="Times New Roman" w:cs="Times New Roman"/>
                <w:color w:val="auto"/>
                <w:highlight w:val="none"/>
              </w:rPr>
            </w:pPr>
          </w:p>
        </w:tc>
      </w:tr>
      <w:tr w14:paraId="5177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8647" w:type="dxa"/>
            <w:gridSpan w:val="4"/>
            <w:vAlign w:val="center"/>
          </w:tcPr>
          <w:p w14:paraId="3F8DFC4A">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注1：在80MHz和800MHz频率上，应使用较高频段的公式。</w:t>
            </w:r>
          </w:p>
          <w:p w14:paraId="09B963D1">
            <w:pPr>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注2：这些指南可能不适合所有的情况，电磁传播受建筑物、物体和人体的吸收和反射的影响。</w:t>
            </w:r>
          </w:p>
        </w:tc>
      </w:tr>
      <w:tr w14:paraId="649B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3" w:hRule="atLeast"/>
          <w:jc w:val="center"/>
        </w:trPr>
        <w:tc>
          <w:tcPr>
            <w:tcW w:w="8647" w:type="dxa"/>
            <w:gridSpan w:val="4"/>
            <w:vAlign w:val="center"/>
          </w:tcPr>
          <w:p w14:paraId="138C294A">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a  固定发射机场强，诸如：无线（蜂窝/无绳）电话和地面移动式无线电的基站、业余无线电、AM（调幅）和FM（调频）无线电广播以及电视广播等，其场强在理论上都不能准确预知。为评定固定式RF发射机的电磁环境，应该考滤电磁场所的勘测。如果测得</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31" w:author="WPS_1704800824" w:date="2026-06-22T10:32:41Z">
              <w:r>
                <w:rPr>
                  <w:rFonts w:hint="eastAsia" w:cs="Times New Roman"/>
                  <w:color w:val="auto"/>
                  <w:highlight w:val="none"/>
                  <w:lang w:eastAsia="zh-CN"/>
                </w:rPr>
                <w:delText>双水平</w:delText>
              </w:r>
            </w:del>
            <w:del w:id="1432" w:author="WPS_1704800824" w:date="2026-06-22T10:32:41Z">
              <w:r>
                <w:rPr>
                  <w:rFonts w:hint="default" w:ascii="Times New Roman" w:hAnsi="Times New Roman" w:cs="Times New Roman"/>
                  <w:color w:val="auto"/>
                  <w:highlight w:val="none"/>
                </w:rPr>
                <w:delText>睡眠呼吸机</w:delText>
              </w:r>
            </w:del>
            <w:ins w:id="1433"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所处场所的场强高于上述适用的射频符合电平，则应观测</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34" w:author="WPS_1704800824" w:date="2026-06-22T10:32:41Z">
              <w:r>
                <w:rPr>
                  <w:rFonts w:hint="eastAsia" w:cs="Times New Roman"/>
                  <w:color w:val="auto"/>
                  <w:highlight w:val="none"/>
                  <w:lang w:eastAsia="zh-CN"/>
                </w:rPr>
                <w:delText>双水平</w:delText>
              </w:r>
            </w:del>
            <w:del w:id="1435" w:author="WPS_1704800824" w:date="2026-06-22T10:32:41Z">
              <w:r>
                <w:rPr>
                  <w:rFonts w:hint="default" w:ascii="Times New Roman" w:hAnsi="Times New Roman" w:cs="Times New Roman"/>
                  <w:color w:val="auto"/>
                  <w:highlight w:val="none"/>
                </w:rPr>
                <w:delText>睡眠呼吸机</w:delText>
              </w:r>
            </w:del>
            <w:ins w:id="1436"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以验证其能正常运行。如果观测到不正常性能，则补充措施可能是必需的，比如重新调整</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37" w:author="WPS_1704800824" w:date="2026-06-22T10:32:41Z">
              <w:r>
                <w:rPr>
                  <w:rFonts w:hint="eastAsia" w:cs="Times New Roman"/>
                  <w:color w:val="auto"/>
                  <w:highlight w:val="none"/>
                  <w:lang w:eastAsia="zh-CN"/>
                </w:rPr>
                <w:delText>双水平</w:delText>
              </w:r>
            </w:del>
            <w:del w:id="1438" w:author="WPS_1704800824" w:date="2026-06-22T10:32:41Z">
              <w:r>
                <w:rPr>
                  <w:rFonts w:hint="default" w:ascii="Times New Roman" w:hAnsi="Times New Roman" w:cs="Times New Roman"/>
                  <w:color w:val="auto"/>
                  <w:highlight w:val="none"/>
                </w:rPr>
                <w:delText>睡眠呼吸机</w:delText>
              </w:r>
            </w:del>
            <w:ins w:id="1439"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的定向或定位。</w:t>
            </w:r>
          </w:p>
          <w:p w14:paraId="663DEAF6">
            <w:pPr>
              <w:autoSpaceDE w:val="0"/>
              <w:autoSpaceDN w:val="0"/>
              <w:adjustRightInd w:val="0"/>
              <w:spacing w:line="276" w:lineRule="auto"/>
              <w:rPr>
                <w:rFonts w:hint="default" w:ascii="Times New Roman" w:hAnsi="Times New Roman" w:cs="Times New Roman"/>
                <w:color w:val="auto"/>
                <w:highlight w:val="none"/>
              </w:rPr>
            </w:pPr>
            <w:r>
              <w:rPr>
                <w:rFonts w:hint="default" w:ascii="Times New Roman" w:hAnsi="Times New Roman" w:cs="Times New Roman"/>
                <w:color w:val="auto"/>
                <w:highlight w:val="none"/>
              </w:rPr>
              <w:t>b  在150KHz～80MHz整个频率范围，场强应该低于 3V/m。</w:t>
            </w:r>
          </w:p>
        </w:tc>
      </w:tr>
    </w:tbl>
    <w:p w14:paraId="0639C309">
      <w:pPr>
        <w:jc w:val="center"/>
        <w:rPr>
          <w:rFonts w:hint="default" w:ascii="Times New Roman" w:hAnsi="Times New Roman" w:cs="Times New Roman"/>
          <w:color w:val="auto"/>
          <w:szCs w:val="21"/>
          <w:highlight w:val="none"/>
        </w:rPr>
      </w:pPr>
    </w:p>
    <w:p w14:paraId="5791D19C">
      <w:pPr>
        <w:jc w:val="cente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表16-4建议的安全距离</w:t>
      </w:r>
    </w:p>
    <w:tbl>
      <w:tblPr>
        <w:tblStyle w:val="7"/>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2268"/>
        <w:gridCol w:w="2410"/>
        <w:gridCol w:w="2409"/>
      </w:tblGrid>
      <w:tr w14:paraId="71ED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exact"/>
          <w:jc w:val="center"/>
        </w:trPr>
        <w:tc>
          <w:tcPr>
            <w:tcW w:w="8500" w:type="dxa"/>
            <w:gridSpan w:val="4"/>
            <w:vAlign w:val="center"/>
          </w:tcPr>
          <w:p w14:paraId="45BB7513">
            <w:pPr>
              <w:autoSpaceDE w:val="0"/>
              <w:autoSpaceDN w:val="0"/>
              <w:adjustRightInd w:val="0"/>
              <w:spacing w:line="276" w:lineRule="auto"/>
              <w:ind w:firstLine="482" w:firstLineChars="20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及移动式射频通信设备和</w:t>
            </w:r>
            <w:r>
              <w:rPr>
                <w:rFonts w:hint="default" w:ascii="Times New Roman" w:hAnsi="Times New Roman" w:cs="Times New Roman"/>
                <w:b/>
                <w:bCs/>
                <w:color w:val="auto"/>
                <w:highlight w:val="none"/>
                <w:lang w:eastAsia="zh-CN"/>
              </w:rPr>
              <w:t>YA70</w:t>
            </w:r>
            <w:r>
              <w:rPr>
                <w:rFonts w:hint="default" w:ascii="Times New Roman" w:hAnsi="Times New Roman" w:cs="Times New Roman"/>
                <w:b/>
                <w:bCs/>
                <w:color w:val="auto"/>
                <w:highlight w:val="none"/>
              </w:rPr>
              <w:t>系列</w:t>
            </w:r>
            <w:del w:id="1440" w:author="WPS_1704800824" w:date="2026-06-22T10:32:41Z">
              <w:r>
                <w:rPr>
                  <w:rFonts w:hint="eastAsia" w:cs="Times New Roman"/>
                  <w:b/>
                  <w:bCs/>
                  <w:color w:val="auto"/>
                  <w:highlight w:val="none"/>
                  <w:lang w:eastAsia="zh-CN"/>
                </w:rPr>
                <w:delText>双水平</w:delText>
              </w:r>
            </w:del>
            <w:del w:id="1441" w:author="WPS_1704800824" w:date="2026-06-22T10:32:41Z">
              <w:r>
                <w:rPr>
                  <w:rFonts w:hint="default" w:ascii="Times New Roman" w:hAnsi="Times New Roman" w:cs="Times New Roman"/>
                  <w:b/>
                  <w:bCs/>
                  <w:color w:val="auto"/>
                  <w:highlight w:val="none"/>
                </w:rPr>
                <w:delText>睡眠呼吸机</w:delText>
              </w:r>
            </w:del>
            <w:ins w:id="1442" w:author="WPS_1704800824" w:date="2026-06-22T10:32:41Z">
              <w:r>
                <w:rPr>
                  <w:rFonts w:hint="eastAsia" w:cs="Times New Roman"/>
                  <w:b/>
                  <w:bCs/>
                  <w:color w:val="auto"/>
                  <w:highlight w:val="none"/>
                  <w:lang w:eastAsia="zh-CN"/>
                </w:rPr>
                <w:t>双水平正压通气治疗机</w:t>
              </w:r>
            </w:ins>
            <w:r>
              <w:rPr>
                <w:rFonts w:hint="default" w:ascii="Times New Roman" w:hAnsi="Times New Roman" w:cs="Times New Roman"/>
                <w:b/>
                <w:bCs/>
                <w:color w:val="auto"/>
                <w:highlight w:val="none"/>
              </w:rPr>
              <w:t>之间的推荐隔离距离</w:t>
            </w:r>
          </w:p>
        </w:tc>
      </w:tr>
      <w:tr w14:paraId="592F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jc w:val="center"/>
        </w:trPr>
        <w:tc>
          <w:tcPr>
            <w:tcW w:w="8500" w:type="dxa"/>
            <w:gridSpan w:val="4"/>
            <w:vAlign w:val="center"/>
          </w:tcPr>
          <w:p w14:paraId="57FAA7E7">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43" w:author="WPS_1704800824" w:date="2026-06-22T10:32:41Z">
              <w:r>
                <w:rPr>
                  <w:rFonts w:hint="eastAsia" w:cs="Times New Roman"/>
                  <w:color w:val="auto"/>
                  <w:highlight w:val="none"/>
                  <w:lang w:eastAsia="zh-CN"/>
                </w:rPr>
                <w:delText>双水平</w:delText>
              </w:r>
            </w:del>
            <w:del w:id="1444" w:author="WPS_1704800824" w:date="2026-06-22T10:32:41Z">
              <w:r>
                <w:rPr>
                  <w:rFonts w:hint="default" w:ascii="Times New Roman" w:hAnsi="Times New Roman" w:cs="Times New Roman"/>
                  <w:color w:val="auto"/>
                  <w:highlight w:val="none"/>
                </w:rPr>
                <w:delText>睡眠呼吸机</w:delText>
              </w:r>
            </w:del>
            <w:ins w:id="1445"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预期在射频辐射骚扰受控的电磁环境中使用。依据通信设备最大输出功率，</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46" w:author="WPS_1704800824" w:date="2026-06-22T10:32:41Z">
              <w:r>
                <w:rPr>
                  <w:rFonts w:hint="eastAsia" w:cs="Times New Roman"/>
                  <w:color w:val="auto"/>
                  <w:highlight w:val="none"/>
                  <w:lang w:eastAsia="zh-CN"/>
                </w:rPr>
                <w:delText>双水平</w:delText>
              </w:r>
            </w:del>
            <w:del w:id="1447" w:author="WPS_1704800824" w:date="2026-06-22T10:32:41Z">
              <w:r>
                <w:rPr>
                  <w:rFonts w:hint="default" w:ascii="Times New Roman" w:hAnsi="Times New Roman" w:cs="Times New Roman"/>
                  <w:color w:val="auto"/>
                  <w:highlight w:val="none"/>
                </w:rPr>
                <w:delText>睡眠呼吸机</w:delText>
              </w:r>
            </w:del>
            <w:ins w:id="1448"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的购买者或使用者可通过下面推荐的维持及移动式射频通信设备（发射机）和</w:t>
            </w:r>
            <w:r>
              <w:rPr>
                <w:rFonts w:hint="default" w:ascii="Times New Roman" w:hAnsi="Times New Roman" w:cs="Times New Roman"/>
                <w:color w:val="auto"/>
                <w:highlight w:val="none"/>
                <w:lang w:eastAsia="zh-CN"/>
              </w:rPr>
              <w:t>YA70</w:t>
            </w:r>
            <w:r>
              <w:rPr>
                <w:rFonts w:hint="default" w:ascii="Times New Roman" w:hAnsi="Times New Roman" w:cs="Times New Roman"/>
                <w:color w:val="auto"/>
                <w:highlight w:val="none"/>
              </w:rPr>
              <w:t>系列</w:t>
            </w:r>
            <w:del w:id="1449" w:author="WPS_1704800824" w:date="2026-06-22T10:32:41Z">
              <w:r>
                <w:rPr>
                  <w:rFonts w:hint="eastAsia" w:cs="Times New Roman"/>
                  <w:color w:val="auto"/>
                  <w:highlight w:val="none"/>
                  <w:lang w:eastAsia="zh-CN"/>
                </w:rPr>
                <w:delText>双水平</w:delText>
              </w:r>
            </w:del>
            <w:del w:id="1450" w:author="WPS_1704800824" w:date="2026-06-22T10:32:41Z">
              <w:r>
                <w:rPr>
                  <w:rFonts w:hint="default" w:ascii="Times New Roman" w:hAnsi="Times New Roman" w:cs="Times New Roman"/>
                  <w:color w:val="auto"/>
                  <w:highlight w:val="none"/>
                </w:rPr>
                <w:delText>睡眠呼吸机</w:delText>
              </w:r>
            </w:del>
            <w:ins w:id="1451" w:author="WPS_1704800824" w:date="2026-06-22T10:32:41Z">
              <w:r>
                <w:rPr>
                  <w:rFonts w:hint="eastAsia" w:cs="Times New Roman"/>
                  <w:color w:val="auto"/>
                  <w:highlight w:val="none"/>
                  <w:lang w:eastAsia="zh-CN"/>
                </w:rPr>
                <w:t>双水平正压通气治疗机</w:t>
              </w:r>
            </w:ins>
            <w:r>
              <w:rPr>
                <w:rFonts w:hint="default" w:ascii="Times New Roman" w:hAnsi="Times New Roman" w:cs="Times New Roman"/>
                <w:color w:val="auto"/>
                <w:highlight w:val="none"/>
              </w:rPr>
              <w:t>之间的最小距离来防止电磁干扰。</w:t>
            </w:r>
          </w:p>
        </w:tc>
      </w:tr>
      <w:tr w14:paraId="7269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exact"/>
          <w:jc w:val="center"/>
        </w:trPr>
        <w:tc>
          <w:tcPr>
            <w:tcW w:w="1413" w:type="dxa"/>
            <w:vMerge w:val="restart"/>
            <w:vAlign w:val="center"/>
          </w:tcPr>
          <w:p w14:paraId="049A45E3">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发射机的额定最大输出功率/W</w:t>
            </w:r>
          </w:p>
        </w:tc>
        <w:tc>
          <w:tcPr>
            <w:tcW w:w="7087" w:type="dxa"/>
            <w:gridSpan w:val="3"/>
            <w:vAlign w:val="center"/>
          </w:tcPr>
          <w:p w14:paraId="2705B924">
            <w:pPr>
              <w:autoSpaceDE w:val="0"/>
              <w:autoSpaceDN w:val="0"/>
              <w:adjustRightInd w:val="0"/>
              <w:spacing w:line="276" w:lineRule="auto"/>
              <w:ind w:firstLine="482" w:firstLineChars="20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对应发射机不同频率的隔离距离/m</w:t>
            </w:r>
          </w:p>
        </w:tc>
      </w:tr>
      <w:tr w14:paraId="676B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2" w:hRule="atLeast"/>
          <w:jc w:val="center"/>
        </w:trPr>
        <w:tc>
          <w:tcPr>
            <w:tcW w:w="1413" w:type="dxa"/>
            <w:vMerge w:val="continue"/>
            <w:vAlign w:val="center"/>
          </w:tcPr>
          <w:p w14:paraId="0A6E7AA1">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p>
        </w:tc>
        <w:tc>
          <w:tcPr>
            <w:tcW w:w="2268" w:type="dxa"/>
            <w:vAlign w:val="center"/>
          </w:tcPr>
          <w:p w14:paraId="1A2253AF">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150 kHz ～ 80 MHz</w:t>
            </w:r>
          </w:p>
          <w:p w14:paraId="3014FBAA">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d = </w:t>
            </w:r>
            <w:r>
              <w:rPr>
                <w:rFonts w:hint="default" w:ascii="Times New Roman" w:hAnsi="Times New Roman" w:cs="Times New Roman"/>
                <w:b/>
                <w:bCs/>
                <w:color w:val="auto"/>
                <w:highlight w:val="none"/>
              </w:rPr>
              <w:object>
                <v:shape id="_x0000_i1029" o:spt="75" type="#_x0000_t75" style="height:17.45pt;width:34.9pt;" o:ole="t" filled="f" coordsize="21600,21600">
                  <v:path/>
                  <v:fill on="f" focussize="0,0"/>
                  <v:stroke/>
                  <v:imagedata r:id="rId71" o:title=""/>
                  <o:lock v:ext="edit" aspectratio="t"/>
                  <w10:wrap type="none"/>
                  <w10:anchorlock/>
                </v:shape>
                <o:OLEObject Type="Embed" ProgID="Equation.3" ShapeID="_x0000_i1029" DrawAspect="Content" ObjectID="_1468075729" r:id="rId70">
                  <o:LockedField>false</o:LockedField>
                </o:OLEObject>
              </w:object>
            </w:r>
          </w:p>
        </w:tc>
        <w:tc>
          <w:tcPr>
            <w:tcW w:w="2410" w:type="dxa"/>
            <w:vAlign w:val="center"/>
          </w:tcPr>
          <w:p w14:paraId="6ABFB4AC">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80 MHz ～ 800 MHz</w:t>
            </w:r>
          </w:p>
          <w:p w14:paraId="3728E0DC">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d =</w:t>
            </w:r>
            <w:r>
              <w:rPr>
                <w:rFonts w:hint="default" w:ascii="Times New Roman" w:hAnsi="Times New Roman" w:cs="Times New Roman"/>
                <w:b/>
                <w:bCs/>
                <w:color w:val="auto"/>
                <w:position w:val="-6"/>
                <w:highlight w:val="none"/>
              </w:rPr>
              <w:object>
                <v:shape id="_x0000_i1030" o:spt="75" type="#_x0000_t75" style="height:17.45pt;width:34.9pt;" o:ole="t" filled="f" o:preferrelative="t" stroked="f" coordsize="21600,21600">
                  <v:path/>
                  <v:fill on="f" focussize="0,0"/>
                  <v:stroke on="f"/>
                  <v:imagedata r:id="rId73" o:title=""/>
                  <o:lock v:ext="edit" aspectratio="t"/>
                  <w10:wrap type="none"/>
                  <w10:anchorlock/>
                </v:shape>
                <o:OLEObject Type="Embed" ProgID="Equation.3" ShapeID="_x0000_i1030" DrawAspect="Content" ObjectID="_1468075730" r:id="rId72">
                  <o:LockedField>false</o:LockedField>
                </o:OLEObject>
              </w:object>
            </w:r>
          </w:p>
        </w:tc>
        <w:tc>
          <w:tcPr>
            <w:tcW w:w="2409" w:type="dxa"/>
            <w:vAlign w:val="center"/>
          </w:tcPr>
          <w:p w14:paraId="0A22B684">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800 MHz～2.5 GHz</w:t>
            </w:r>
          </w:p>
          <w:p w14:paraId="7354FC8B">
            <w:pPr>
              <w:autoSpaceDE w:val="0"/>
              <w:autoSpaceDN w:val="0"/>
              <w:adjustRightInd w:val="0"/>
              <w:spacing w:line="276" w:lineRule="auto"/>
              <w:ind w:firstLine="482" w:firstLineChars="200"/>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d = </w:t>
            </w:r>
            <w:r>
              <w:rPr>
                <w:rFonts w:hint="default" w:ascii="Times New Roman" w:hAnsi="Times New Roman" w:cs="Times New Roman"/>
                <w:b/>
                <w:bCs/>
                <w:color w:val="auto"/>
                <w:highlight w:val="none"/>
              </w:rPr>
              <w:object>
                <v:shape id="_x0000_i1031" o:spt="75" type="#_x0000_t75" style="height:17.45pt;width:34.9pt;" o:ole="t" filled="f" coordsize="21600,21600">
                  <v:path/>
                  <v:fill on="f" focussize="0,0"/>
                  <v:stroke/>
                  <v:imagedata r:id="rId75" o:title=""/>
                  <o:lock v:ext="edit" aspectratio="t"/>
                  <w10:wrap type="none"/>
                  <w10:anchorlock/>
                </v:shape>
                <o:OLEObject Type="Embed" ProgID="Equation.3" ShapeID="_x0000_i1031" DrawAspect="Content" ObjectID="_1468075731" r:id="rId74">
                  <o:LockedField>false</o:LockedField>
                </o:OLEObject>
              </w:object>
            </w:r>
          </w:p>
        </w:tc>
      </w:tr>
      <w:tr w14:paraId="76C4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exact"/>
          <w:jc w:val="center"/>
        </w:trPr>
        <w:tc>
          <w:tcPr>
            <w:tcW w:w="1413" w:type="dxa"/>
            <w:vAlign w:val="center"/>
          </w:tcPr>
          <w:p w14:paraId="2BC9C0A5">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0.01</w:t>
            </w:r>
          </w:p>
        </w:tc>
        <w:tc>
          <w:tcPr>
            <w:tcW w:w="2268" w:type="dxa"/>
            <w:vAlign w:val="center"/>
          </w:tcPr>
          <w:p w14:paraId="032C969A">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0.12</w:t>
            </w:r>
          </w:p>
        </w:tc>
        <w:tc>
          <w:tcPr>
            <w:tcW w:w="2410" w:type="dxa"/>
            <w:vAlign w:val="center"/>
          </w:tcPr>
          <w:p w14:paraId="68D6688B">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0.12</w:t>
            </w:r>
          </w:p>
        </w:tc>
        <w:tc>
          <w:tcPr>
            <w:tcW w:w="2409" w:type="dxa"/>
            <w:vAlign w:val="center"/>
          </w:tcPr>
          <w:p w14:paraId="62E1D67B">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0.23</w:t>
            </w:r>
          </w:p>
        </w:tc>
      </w:tr>
      <w:tr w14:paraId="17C2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exact"/>
          <w:jc w:val="center"/>
        </w:trPr>
        <w:tc>
          <w:tcPr>
            <w:tcW w:w="1413" w:type="dxa"/>
            <w:vAlign w:val="center"/>
          </w:tcPr>
          <w:p w14:paraId="50968DD7">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0.1</w:t>
            </w:r>
          </w:p>
        </w:tc>
        <w:tc>
          <w:tcPr>
            <w:tcW w:w="2268" w:type="dxa"/>
            <w:vAlign w:val="center"/>
          </w:tcPr>
          <w:p w14:paraId="26586BFD">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0.38</w:t>
            </w:r>
          </w:p>
        </w:tc>
        <w:tc>
          <w:tcPr>
            <w:tcW w:w="2410" w:type="dxa"/>
            <w:vAlign w:val="center"/>
          </w:tcPr>
          <w:p w14:paraId="445A55F5">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0.38</w:t>
            </w:r>
          </w:p>
        </w:tc>
        <w:tc>
          <w:tcPr>
            <w:tcW w:w="2409" w:type="dxa"/>
            <w:vAlign w:val="center"/>
          </w:tcPr>
          <w:p w14:paraId="41B878DA">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0.73</w:t>
            </w:r>
          </w:p>
        </w:tc>
      </w:tr>
      <w:tr w14:paraId="5284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exact"/>
          <w:jc w:val="center"/>
        </w:trPr>
        <w:tc>
          <w:tcPr>
            <w:tcW w:w="1413" w:type="dxa"/>
            <w:vAlign w:val="center"/>
          </w:tcPr>
          <w:p w14:paraId="0CFD7951">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w:t>
            </w:r>
          </w:p>
        </w:tc>
        <w:tc>
          <w:tcPr>
            <w:tcW w:w="2268" w:type="dxa"/>
            <w:vAlign w:val="center"/>
          </w:tcPr>
          <w:p w14:paraId="184E318F">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1.2</w:t>
            </w:r>
          </w:p>
        </w:tc>
        <w:tc>
          <w:tcPr>
            <w:tcW w:w="2410" w:type="dxa"/>
            <w:vAlign w:val="center"/>
          </w:tcPr>
          <w:p w14:paraId="26D1ACC9">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1.2</w:t>
            </w:r>
          </w:p>
        </w:tc>
        <w:tc>
          <w:tcPr>
            <w:tcW w:w="2409" w:type="dxa"/>
            <w:vAlign w:val="center"/>
          </w:tcPr>
          <w:p w14:paraId="2C995F28">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2.3</w:t>
            </w:r>
          </w:p>
        </w:tc>
      </w:tr>
      <w:tr w14:paraId="5F2B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exact"/>
          <w:jc w:val="center"/>
        </w:trPr>
        <w:tc>
          <w:tcPr>
            <w:tcW w:w="1413" w:type="dxa"/>
          </w:tcPr>
          <w:p w14:paraId="6C3CA851">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10</w:t>
            </w:r>
          </w:p>
        </w:tc>
        <w:tc>
          <w:tcPr>
            <w:tcW w:w="2268" w:type="dxa"/>
            <w:vAlign w:val="center"/>
          </w:tcPr>
          <w:p w14:paraId="2A3E0771">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3.80</w:t>
            </w:r>
          </w:p>
        </w:tc>
        <w:tc>
          <w:tcPr>
            <w:tcW w:w="2410" w:type="dxa"/>
            <w:vAlign w:val="center"/>
          </w:tcPr>
          <w:p w14:paraId="6229C3DA">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3.80</w:t>
            </w:r>
          </w:p>
        </w:tc>
        <w:tc>
          <w:tcPr>
            <w:tcW w:w="2409" w:type="dxa"/>
            <w:vAlign w:val="center"/>
          </w:tcPr>
          <w:p w14:paraId="185F3784">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7.28</w:t>
            </w:r>
          </w:p>
        </w:tc>
      </w:tr>
      <w:tr w14:paraId="0F96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exact"/>
          <w:jc w:val="center"/>
        </w:trPr>
        <w:tc>
          <w:tcPr>
            <w:tcW w:w="1413" w:type="dxa"/>
            <w:vAlign w:val="center"/>
          </w:tcPr>
          <w:p w14:paraId="42CFBA0C">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100</w:t>
            </w:r>
          </w:p>
        </w:tc>
        <w:tc>
          <w:tcPr>
            <w:tcW w:w="2268" w:type="dxa"/>
            <w:vAlign w:val="center"/>
          </w:tcPr>
          <w:p w14:paraId="5958763D">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12</w:t>
            </w:r>
          </w:p>
        </w:tc>
        <w:tc>
          <w:tcPr>
            <w:tcW w:w="2410" w:type="dxa"/>
            <w:vAlign w:val="center"/>
          </w:tcPr>
          <w:p w14:paraId="3F05F9A9">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12</w:t>
            </w:r>
          </w:p>
        </w:tc>
        <w:tc>
          <w:tcPr>
            <w:tcW w:w="2409" w:type="dxa"/>
            <w:vAlign w:val="center"/>
          </w:tcPr>
          <w:p w14:paraId="474F23B1">
            <w:pPr>
              <w:autoSpaceDE w:val="0"/>
              <w:autoSpaceDN w:val="0"/>
              <w:adjustRightInd w:val="0"/>
              <w:spacing w:line="276" w:lineRule="auto"/>
              <w:ind w:firstLine="480" w:firstLineChars="200"/>
              <w:jc w:val="center"/>
              <w:rPr>
                <w:rFonts w:hint="default" w:ascii="Times New Roman" w:hAnsi="Times New Roman" w:cs="Times New Roman"/>
                <w:color w:val="auto"/>
                <w:highlight w:val="none"/>
              </w:rPr>
            </w:pPr>
            <w:r>
              <w:rPr>
                <w:rFonts w:hint="default" w:ascii="Times New Roman" w:hAnsi="Times New Roman" w:cs="Times New Roman"/>
                <w:color w:val="auto"/>
                <w:highlight w:val="none"/>
              </w:rPr>
              <w:t>23</w:t>
            </w:r>
          </w:p>
        </w:tc>
      </w:tr>
      <w:tr w14:paraId="41A3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1" w:hRule="atLeast"/>
          <w:jc w:val="center"/>
        </w:trPr>
        <w:tc>
          <w:tcPr>
            <w:tcW w:w="8500" w:type="dxa"/>
            <w:gridSpan w:val="4"/>
            <w:vAlign w:val="center"/>
          </w:tcPr>
          <w:p w14:paraId="1FAB9E31">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   对于上表未列出的发射机额定最大输出功率，推荐隔离距离 d ，以米 (m)为单位，能用相应发射机频率栏中的公式来确定，这里 P 是由发射机制造商提供的发射机最大输出额定功率，以瓦特（W）为单位。</w:t>
            </w:r>
          </w:p>
          <w:p w14:paraId="5C0ABF35">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注1：在 80 MHz 和 800 MHz频率上，采用较高频范围的公式。</w:t>
            </w:r>
          </w:p>
          <w:p w14:paraId="764B2904">
            <w:pPr>
              <w:autoSpaceDE w:val="0"/>
              <w:autoSpaceDN w:val="0"/>
              <w:adjustRightInd w:val="0"/>
              <w:spacing w:line="276" w:lineRule="auto"/>
              <w:ind w:firstLine="48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注2：这些指南可能不适合所有的情况，电磁传播受建筑物、物体和人体的吸收和反射的影响。</w:t>
            </w:r>
          </w:p>
        </w:tc>
      </w:tr>
    </w:tbl>
    <w:p w14:paraId="7D7844D6">
      <w:pPr>
        <w:rPr>
          <w:rFonts w:hint="default" w:ascii="Times New Roman" w:hAnsi="Times New Roman" w:cs="Times New Roman"/>
          <w:color w:val="auto"/>
          <w:szCs w:val="21"/>
          <w:highlight w:val="none"/>
        </w:rPr>
      </w:pPr>
    </w:p>
    <w:p w14:paraId="0DB9EBAA">
      <w:pPr>
        <w:rPr>
          <w:rFonts w:hint="default" w:ascii="Times New Roman" w:hAnsi="Times New Roman" w:cs="Times New Roman"/>
          <w:color w:val="auto"/>
          <w:szCs w:val="21"/>
          <w:highlight w:val="none"/>
        </w:rPr>
      </w:pPr>
    </w:p>
    <w:p w14:paraId="528B6B33">
      <w:pPr>
        <w:rPr>
          <w:rFonts w:hint="eastAsia" w:cs="Times New Roman"/>
          <w:color w:val="auto"/>
          <w:szCs w:val="21"/>
          <w:highlight w:val="none"/>
          <w:lang w:val="en-US" w:eastAsia="zh-CN"/>
        </w:rPr>
      </w:pPr>
      <w:r>
        <w:rPr>
          <w:rFonts w:hint="eastAsia" w:cs="Times New Roman"/>
          <w:color w:val="auto"/>
          <w:szCs w:val="21"/>
          <w:highlight w:val="none"/>
          <w:lang w:val="en-US" w:eastAsia="zh-CN"/>
        </w:rPr>
        <w:br w:type="page"/>
      </w:r>
    </w:p>
    <w:p w14:paraId="4C66CFB2">
      <w:pPr>
        <w:rPr>
          <w:rFonts w:hint="eastAsia" w:cs="Times New Roman"/>
          <w:color w:val="auto"/>
          <w:szCs w:val="21"/>
          <w:highlight w:val="none"/>
          <w:lang w:val="en-US" w:eastAsia="zh-CN"/>
        </w:rPr>
      </w:pPr>
    </w:p>
    <w:p w14:paraId="1AE33D11">
      <w:pPr>
        <w:jc w:val="center"/>
        <w:rPr>
          <w:rFonts w:hint="eastAsia" w:cs="Times New Roman"/>
          <w:color w:val="auto"/>
          <w:szCs w:val="21"/>
          <w:highlight w:val="none"/>
          <w:lang w:val="en-US" w:eastAsia="zh-CN"/>
        </w:rPr>
      </w:pPr>
      <w:r>
        <w:rPr>
          <w:rFonts w:hint="eastAsia" w:cs="Times New Roman"/>
          <w:color w:val="auto"/>
          <w:szCs w:val="21"/>
          <w:highlight w:val="none"/>
          <w:lang w:val="en-US" w:eastAsia="zh-CN"/>
        </w:rPr>
        <w:t>附录 高级模式指南</w:t>
      </w:r>
    </w:p>
    <w:p w14:paraId="631CE809">
      <w:pPr>
        <w:jc w:val="left"/>
        <w:rPr>
          <w:rFonts w:hint="eastAsia" w:cs="Times New Roman"/>
          <w:color w:val="auto"/>
          <w:szCs w:val="21"/>
          <w:highlight w:val="none"/>
          <w:lang w:val="en-US" w:eastAsia="zh-CN"/>
        </w:rPr>
      </w:pPr>
      <w:r>
        <w:rPr>
          <w:rFonts w:hint="eastAsia" w:cs="Times New Roman"/>
          <w:color w:val="auto"/>
          <w:szCs w:val="21"/>
          <w:highlight w:val="none"/>
          <w:lang w:val="en-US" w:eastAsia="zh-CN"/>
        </w:rPr>
        <w:t>通过高级模式，可访问全部高级设置及数据报告。</w:t>
      </w:r>
    </w:p>
    <w:p w14:paraId="6DEAC93E">
      <w:pPr>
        <w:numPr>
          <w:ilvl w:val="0"/>
          <w:numId w:val="51"/>
        </w:numPr>
        <w:rPr>
          <w:rFonts w:hint="eastAsia"/>
          <w:color w:val="auto"/>
          <w:highlight w:val="none"/>
          <w:lang w:val="en-US" w:eastAsia="zh-CN"/>
        </w:rPr>
      </w:pPr>
      <w:r>
        <w:rPr>
          <w:rFonts w:hint="eastAsia" w:cs="Times New Roman"/>
          <w:color w:val="auto"/>
          <w:szCs w:val="21"/>
          <w:highlight w:val="none"/>
          <w:lang w:val="en-US" w:eastAsia="zh-CN"/>
        </w:rPr>
        <w:t>进入和退出高级模式</w:t>
      </w:r>
      <w:r>
        <w:rPr>
          <w:rFonts w:hint="eastAsia" w:cs="Times New Roman"/>
          <w:color w:val="auto"/>
          <w:szCs w:val="21"/>
          <w:highlight w:val="none"/>
          <w:lang w:val="en-US" w:eastAsia="zh-CN"/>
        </w:rPr>
        <w:br w:type="textWrapping"/>
      </w:r>
      <w:r>
        <w:rPr>
          <w:rFonts w:hint="eastAsia" w:cs="Times New Roman"/>
          <w:color w:val="auto"/>
          <w:szCs w:val="21"/>
          <w:highlight w:val="none"/>
          <w:lang w:val="en-US" w:eastAsia="zh-CN"/>
        </w:rPr>
        <w:t>1）访问高级模式</w:t>
      </w:r>
      <w:r>
        <w:rPr>
          <w:rFonts w:hint="eastAsia" w:cs="Times New Roman"/>
          <w:color w:val="auto"/>
          <w:szCs w:val="21"/>
          <w:highlight w:val="none"/>
          <w:lang w:val="en-US" w:eastAsia="zh-CN"/>
        </w:rPr>
        <w:br w:type="textWrapping"/>
      </w:r>
      <w:r>
        <w:rPr>
          <w:rFonts w:hint="eastAsia" w:cs="Times New Roman"/>
          <w:color w:val="auto"/>
          <w:szCs w:val="21"/>
          <w:highlight w:val="none"/>
          <w:lang w:val="en-US" w:eastAsia="zh-CN"/>
        </w:rPr>
        <w:t>同时长按主界面任意两个菜单键4秒以上，屏幕弹出确认进入界面，点击“继续”即可进入高级模式。</w:t>
      </w:r>
    </w:p>
    <w:p w14:paraId="2FE142F2">
      <w:pPr>
        <w:numPr>
          <w:ilvl w:val="0"/>
          <w:numId w:val="0"/>
        </w:numPr>
        <w:jc w:val="center"/>
        <w:rPr>
          <w:rFonts w:hint="eastAsia" w:cs="Times New Roman"/>
          <w:color w:val="auto"/>
          <w:szCs w:val="21"/>
          <w:highlight w:val="none"/>
          <w:lang w:val="en-US" w:eastAsia="zh-CN"/>
        </w:rPr>
      </w:pPr>
      <w:del w:id="1452" w:author="95%" w:date="2026-05-19T14:10:13Z">
        <w:r>
          <w:rPr>
            <w:color w:val="auto"/>
            <w:highlight w:val="none"/>
          </w:rPr>
          <w:drawing>
            <wp:inline distT="0" distB="0" distL="114300" distR="114300">
              <wp:extent cx="2164715" cy="1624330"/>
              <wp:effectExtent l="0" t="0" r="14605" b="6350"/>
              <wp:docPr id="40" name="图片 40" descr="ed801f5cb52e1c41610672961df8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d801f5cb52e1c41610672961df82302"/>
                      <pic:cNvPicPr>
                        <a:picLocks noChangeAspect="1"/>
                      </pic:cNvPicPr>
                    </pic:nvPicPr>
                    <pic:blipFill>
                      <a:blip r:embed="rId76"/>
                      <a:stretch>
                        <a:fillRect/>
                      </a:stretch>
                    </pic:blipFill>
                    <pic:spPr>
                      <a:xfrm>
                        <a:off x="0" y="0"/>
                        <a:ext cx="2164715" cy="1624330"/>
                      </a:xfrm>
                      <a:prstGeom prst="rect">
                        <a:avLst/>
                      </a:prstGeom>
                    </pic:spPr>
                  </pic:pic>
                </a:graphicData>
              </a:graphic>
            </wp:inline>
          </w:drawing>
        </w:r>
      </w:del>
      <w:ins w:id="1454" w:author="95%" w:date="2026-05-19T14:10:08Z">
        <w:r>
          <w:rPr>
            <w:rFonts w:hint="eastAsia"/>
            <w:color w:val="auto"/>
            <w:highlight w:val="none"/>
            <w:lang w:val="en-US" w:eastAsia="zh-CN"/>
          </w:rPr>
          <w:drawing>
            <wp:inline distT="0" distB="0" distL="114300" distR="114300">
              <wp:extent cx="2179320" cy="1634490"/>
              <wp:effectExtent l="0" t="0" r="0" b="11430"/>
              <wp:docPr id="62" name="图片 62" descr="04基础模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04基础模式-1"/>
                      <pic:cNvPicPr>
                        <a:picLocks noChangeAspect="1"/>
                      </pic:cNvPicPr>
                    </pic:nvPicPr>
                    <pic:blipFill>
                      <a:blip r:embed="rId23"/>
                      <a:stretch>
                        <a:fillRect/>
                      </a:stretch>
                    </pic:blipFill>
                    <pic:spPr>
                      <a:xfrm>
                        <a:off x="0" y="0"/>
                        <a:ext cx="2179320" cy="1634490"/>
                      </a:xfrm>
                      <a:prstGeom prst="rect">
                        <a:avLst/>
                      </a:prstGeom>
                    </pic:spPr>
                  </pic:pic>
                </a:graphicData>
              </a:graphic>
            </wp:inline>
          </w:drawing>
        </w:r>
      </w:ins>
      <w:r>
        <w:rPr>
          <w:rFonts w:hint="eastAsia"/>
          <w:color w:val="auto"/>
          <w:highlight w:val="none"/>
          <w:lang w:val="en-US" w:eastAsia="zh-CN"/>
        </w:rPr>
        <w:t xml:space="preserve">  </w:t>
      </w:r>
      <w:ins w:id="1456" w:author="95%" w:date="2026-05-19T14:10:23Z">
        <w:r>
          <w:rPr>
            <w:rFonts w:hint="eastAsia" w:cs="Times New Roman"/>
            <w:color w:val="auto"/>
            <w:szCs w:val="21"/>
            <w:highlight w:val="none"/>
            <w:lang w:val="en-US" w:eastAsia="zh-CN"/>
          </w:rPr>
          <w:drawing>
            <wp:inline distT="0" distB="0" distL="114300" distR="114300">
              <wp:extent cx="2179955" cy="1635125"/>
              <wp:effectExtent l="0" t="0" r="14605" b="10795"/>
              <wp:docPr id="64" name="图片 64" descr="03进入高级设置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03进入高级设置提示"/>
                      <pic:cNvPicPr>
                        <a:picLocks noChangeAspect="1"/>
                      </pic:cNvPicPr>
                    </pic:nvPicPr>
                    <pic:blipFill>
                      <a:blip r:embed="rId77"/>
                      <a:stretch>
                        <a:fillRect/>
                      </a:stretch>
                    </pic:blipFill>
                    <pic:spPr>
                      <a:xfrm>
                        <a:off x="0" y="0"/>
                        <a:ext cx="2179955" cy="1635125"/>
                      </a:xfrm>
                      <a:prstGeom prst="rect">
                        <a:avLst/>
                      </a:prstGeom>
                    </pic:spPr>
                  </pic:pic>
                </a:graphicData>
              </a:graphic>
            </wp:inline>
          </w:drawing>
        </w:r>
      </w:ins>
      <w:del w:id="1458" w:author="95%" w:date="2026-05-19T14:10:27Z">
        <w:r>
          <w:rPr>
            <w:rFonts w:hint="eastAsia" w:cs="Times New Roman"/>
            <w:color w:val="auto"/>
            <w:szCs w:val="21"/>
            <w:highlight w:val="none"/>
            <w:lang w:val="en-US" w:eastAsia="zh-CN"/>
          </w:rPr>
          <w:drawing>
            <wp:inline distT="0" distB="0" distL="114300" distR="114300">
              <wp:extent cx="2176780" cy="1632585"/>
              <wp:effectExtent l="0" t="0" r="2540" b="13335"/>
              <wp:docPr id="1" name="图片 1" descr="03进入高级设置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3进入高级设置提示"/>
                      <pic:cNvPicPr>
                        <a:picLocks noChangeAspect="1"/>
                      </pic:cNvPicPr>
                    </pic:nvPicPr>
                    <pic:blipFill>
                      <a:blip r:embed="rId78"/>
                      <a:stretch>
                        <a:fillRect/>
                      </a:stretch>
                    </pic:blipFill>
                    <pic:spPr>
                      <a:xfrm>
                        <a:off x="0" y="0"/>
                        <a:ext cx="2176780" cy="1632585"/>
                      </a:xfrm>
                      <a:prstGeom prst="rect">
                        <a:avLst/>
                      </a:prstGeom>
                    </pic:spPr>
                  </pic:pic>
                </a:graphicData>
              </a:graphic>
            </wp:inline>
          </w:drawing>
        </w:r>
      </w:del>
    </w:p>
    <w:p w14:paraId="63B10166">
      <w:pPr>
        <w:numPr>
          <w:ilvl w:val="0"/>
          <w:numId w:val="0"/>
        </w:numPr>
        <w:jc w:val="center"/>
        <w:rPr>
          <w:rFonts w:hint="eastAsia"/>
          <w:color w:val="auto"/>
          <w:highlight w:val="none"/>
          <w:lang w:val="en-US" w:eastAsia="zh-CN"/>
        </w:rPr>
      </w:pPr>
      <w:r>
        <w:rPr>
          <w:rFonts w:hint="eastAsia" w:cs="Times New Roman"/>
          <w:color w:val="auto"/>
          <w:szCs w:val="21"/>
          <w:highlight w:val="none"/>
          <w:lang w:val="en-US" w:eastAsia="zh-CN"/>
        </w:rPr>
        <w:t>图16-1 高级模式进入界面</w:t>
      </w:r>
    </w:p>
    <w:p w14:paraId="4BDF0A0C">
      <w:pPr>
        <w:numPr>
          <w:ilvl w:val="0"/>
          <w:numId w:val="52"/>
        </w:numPr>
        <w:rPr>
          <w:rFonts w:hint="eastAsia"/>
          <w:color w:val="auto"/>
          <w:highlight w:val="none"/>
          <w:lang w:val="en-US" w:eastAsia="zh-CN"/>
        </w:rPr>
      </w:pPr>
      <w:r>
        <w:rPr>
          <w:rFonts w:hint="eastAsia"/>
          <w:color w:val="auto"/>
          <w:highlight w:val="none"/>
          <w:lang w:val="en-US" w:eastAsia="zh-CN"/>
        </w:rPr>
        <w:t>高级模式界面</w:t>
      </w:r>
    </w:p>
    <w:p w14:paraId="5A8EE885">
      <w:pPr>
        <w:numPr>
          <w:ilvl w:val="0"/>
          <w:numId w:val="0"/>
        </w:numPr>
        <w:rPr>
          <w:rFonts w:hint="eastAsia"/>
          <w:color w:val="auto"/>
          <w:highlight w:val="none"/>
          <w:lang w:val="en-US" w:eastAsia="zh-CN"/>
        </w:rPr>
      </w:pPr>
      <w:r>
        <w:rPr>
          <w:rFonts w:hint="eastAsia" w:cs="Times New Roman"/>
          <w:color w:val="auto"/>
          <w:szCs w:val="21"/>
          <w:highlight w:val="none"/>
          <w:lang w:val="en-US" w:eastAsia="zh-CN"/>
        </w:rPr>
        <w:t>通过高级模式，可访问全部高级设置及数据报告。</w:t>
      </w:r>
    </w:p>
    <w:p w14:paraId="2C25FF72">
      <w:pPr>
        <w:jc w:val="center"/>
        <w:rPr>
          <w:rFonts w:hint="default"/>
          <w:color w:val="auto"/>
          <w:highlight w:val="none"/>
          <w:lang w:val="en-US" w:eastAsia="zh-CN"/>
        </w:rPr>
      </w:pPr>
      <w:del w:id="1460" w:author="95%" w:date="2026-05-19T14:10:40Z">
        <w:r>
          <w:rPr>
            <w:rFonts w:hint="eastAsia" w:cs="Times New Roman"/>
            <w:color w:val="auto"/>
            <w:szCs w:val="21"/>
            <w:highlight w:val="none"/>
            <w:lang w:val="en-US" w:eastAsia="zh-CN"/>
          </w:rPr>
          <w:drawing>
            <wp:inline distT="0" distB="0" distL="114300" distR="114300">
              <wp:extent cx="2160270" cy="1620520"/>
              <wp:effectExtent l="0" t="0" r="3810" b="10160"/>
              <wp:docPr id="27" name="图片 27" descr="1高级模式-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高级模式-切图"/>
                      <pic:cNvPicPr>
                        <a:picLocks noChangeAspect="1"/>
                      </pic:cNvPicPr>
                    </pic:nvPicPr>
                    <pic:blipFill>
                      <a:blip r:embed="rId79"/>
                      <a:stretch>
                        <a:fillRect/>
                      </a:stretch>
                    </pic:blipFill>
                    <pic:spPr>
                      <a:xfrm>
                        <a:off x="0" y="0"/>
                        <a:ext cx="2160270" cy="1620520"/>
                      </a:xfrm>
                      <a:prstGeom prst="rect">
                        <a:avLst/>
                      </a:prstGeom>
                    </pic:spPr>
                  </pic:pic>
                </a:graphicData>
              </a:graphic>
            </wp:inline>
          </w:drawing>
        </w:r>
      </w:del>
      <w:ins w:id="1462" w:author="95%" w:date="2026-05-19T14:10:35Z">
        <w:r>
          <w:rPr>
            <w:rFonts w:hint="eastAsia" w:cs="Times New Roman"/>
            <w:color w:val="auto"/>
            <w:szCs w:val="21"/>
            <w:highlight w:val="none"/>
            <w:lang w:val="en-US" w:eastAsia="zh-CN"/>
          </w:rPr>
          <w:drawing>
            <wp:inline distT="0" distB="0" distL="114300" distR="114300">
              <wp:extent cx="2165350" cy="1624330"/>
              <wp:effectExtent l="0" t="0" r="13970" b="6350"/>
              <wp:docPr id="65" name="图片 65" descr="1高级模式-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高级模式-切图"/>
                      <pic:cNvPicPr>
                        <a:picLocks noChangeAspect="1"/>
                      </pic:cNvPicPr>
                    </pic:nvPicPr>
                    <pic:blipFill>
                      <a:blip r:embed="rId80"/>
                      <a:stretch>
                        <a:fillRect/>
                      </a:stretch>
                    </pic:blipFill>
                    <pic:spPr>
                      <a:xfrm>
                        <a:off x="0" y="0"/>
                        <a:ext cx="2165350" cy="1624330"/>
                      </a:xfrm>
                      <a:prstGeom prst="rect">
                        <a:avLst/>
                      </a:prstGeom>
                    </pic:spPr>
                  </pic:pic>
                </a:graphicData>
              </a:graphic>
            </wp:inline>
          </w:drawing>
        </w:r>
      </w:ins>
      <w:r>
        <w:rPr>
          <w:rFonts w:hint="eastAsia" w:cs="Times New Roman"/>
          <w:color w:val="auto"/>
          <w:szCs w:val="21"/>
          <w:highlight w:val="none"/>
          <w:lang w:val="en-US" w:eastAsia="zh-CN"/>
        </w:rPr>
        <w:br w:type="textWrapping"/>
      </w:r>
      <w:r>
        <w:rPr>
          <w:rFonts w:hint="eastAsia" w:cs="Times New Roman"/>
          <w:color w:val="auto"/>
          <w:szCs w:val="21"/>
          <w:highlight w:val="none"/>
          <w:lang w:val="en-US" w:eastAsia="zh-CN"/>
        </w:rPr>
        <w:t>图16-2 高级模式界面</w:t>
      </w:r>
    </w:p>
    <w:p w14:paraId="65A2E386">
      <w:pPr>
        <w:rPr>
          <w:rFonts w:hint="eastAsia"/>
          <w:color w:val="auto"/>
          <w:highlight w:val="none"/>
          <w:lang w:val="en-US" w:eastAsia="zh-CN"/>
        </w:rPr>
      </w:pPr>
      <w:r>
        <w:rPr>
          <w:rFonts w:hint="eastAsia"/>
          <w:color w:val="auto"/>
          <w:highlight w:val="none"/>
          <w:lang w:val="en-US" w:eastAsia="zh-CN"/>
        </w:rPr>
        <w:t>3）退出高级模式</w:t>
      </w:r>
    </w:p>
    <w:p w14:paraId="6B820460">
      <w:pPr>
        <w:rPr>
          <w:rFonts w:hint="default"/>
          <w:color w:val="auto"/>
          <w:highlight w:val="none"/>
          <w:lang w:val="en-US" w:eastAsia="zh-CN"/>
        </w:rPr>
      </w:pPr>
      <w:r>
        <w:rPr>
          <w:rFonts w:hint="eastAsia"/>
          <w:color w:val="auto"/>
          <w:highlight w:val="none"/>
          <w:lang w:val="en-US" w:eastAsia="zh-CN"/>
        </w:rPr>
        <w:t>点击高级模式界面的“退出”，屏幕弹出确认退出界面，点击“是”即可返回患者模式。</w:t>
      </w:r>
    </w:p>
    <w:p w14:paraId="309EAD84">
      <w:pPr>
        <w:jc w:val="center"/>
        <w:rPr>
          <w:rFonts w:hint="default"/>
          <w:color w:val="auto"/>
          <w:highlight w:val="none"/>
          <w:lang w:val="en-US" w:eastAsia="zh-CN"/>
        </w:rPr>
      </w:pPr>
      <w:r>
        <w:rPr>
          <w:rFonts w:hint="default"/>
          <w:color w:val="auto"/>
          <w:highlight w:val="none"/>
          <w:lang w:val="en-US" w:eastAsia="zh-CN"/>
        </w:rPr>
        <w:drawing>
          <wp:inline distT="0" distB="0" distL="114300" distR="114300">
            <wp:extent cx="2270760" cy="1703070"/>
            <wp:effectExtent l="0" t="0" r="0" b="3810"/>
            <wp:docPr id="46" name="图片 46" descr="2退出高级设置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退出高级设置提示"/>
                    <pic:cNvPicPr>
                      <a:picLocks noChangeAspect="1"/>
                    </pic:cNvPicPr>
                  </pic:nvPicPr>
                  <pic:blipFill>
                    <a:blip r:embed="rId81"/>
                    <a:stretch>
                      <a:fillRect/>
                    </a:stretch>
                  </pic:blipFill>
                  <pic:spPr>
                    <a:xfrm>
                      <a:off x="0" y="0"/>
                      <a:ext cx="2270760" cy="1703070"/>
                    </a:xfrm>
                    <a:prstGeom prst="rect">
                      <a:avLst/>
                    </a:prstGeom>
                  </pic:spPr>
                </pic:pic>
              </a:graphicData>
            </a:graphic>
          </wp:inline>
        </w:drawing>
      </w:r>
      <w:r>
        <w:rPr>
          <w:rFonts w:hint="default"/>
          <w:color w:val="auto"/>
          <w:highlight w:val="none"/>
          <w:lang w:val="en-US" w:eastAsia="zh-CN"/>
        </w:rPr>
        <w:br w:type="textWrapping"/>
      </w:r>
      <w:r>
        <w:rPr>
          <w:rFonts w:hint="eastAsia" w:cs="Times New Roman"/>
          <w:color w:val="auto"/>
          <w:szCs w:val="21"/>
          <w:highlight w:val="none"/>
          <w:lang w:val="en-US" w:eastAsia="zh-CN"/>
        </w:rPr>
        <w:t>图16-3 高级模式退出界面</w:t>
      </w:r>
    </w:p>
    <w:p w14:paraId="5DA039CE">
      <w:pPr>
        <w:rPr>
          <w:rFonts w:hint="default"/>
          <w:color w:val="auto"/>
          <w:highlight w:val="none"/>
          <w:lang w:val="en-US" w:eastAsia="zh-CN"/>
        </w:rPr>
      </w:pPr>
    </w:p>
    <w:p w14:paraId="7178F19D">
      <w:pPr>
        <w:rPr>
          <w:rFonts w:hint="eastAsia"/>
          <w:color w:val="auto"/>
          <w:highlight w:val="none"/>
          <w:lang w:val="en-US" w:eastAsia="zh-CN"/>
        </w:rPr>
      </w:pPr>
      <w:r>
        <w:rPr>
          <w:rFonts w:hint="eastAsia"/>
          <w:color w:val="auto"/>
          <w:highlight w:val="none"/>
          <w:lang w:val="en-US" w:eastAsia="zh-CN"/>
        </w:rPr>
        <w:t>2.高级模式的设置选项及其描述</w:t>
      </w:r>
    </w:p>
    <w:p w14:paraId="763CDB95">
      <w:pPr>
        <w:rPr>
          <w:rFonts w:hint="eastAsia"/>
          <w:color w:val="auto"/>
          <w:highlight w:val="none"/>
          <w:lang w:val="en-US" w:eastAsia="zh-CN"/>
        </w:rPr>
      </w:pPr>
      <w:r>
        <w:rPr>
          <w:rFonts w:hint="eastAsia"/>
          <w:color w:val="auto"/>
          <w:highlight w:val="none"/>
          <w:lang w:val="en-US" w:eastAsia="zh-CN"/>
        </w:rPr>
        <w:t>点击高级模式主页的“高级设置”，可配置与患者治疗有关的所有参数。</w:t>
      </w:r>
    </w:p>
    <w:p w14:paraId="7FE603B2">
      <w:pPr>
        <w:rPr>
          <w:rFonts w:hint="eastAsia"/>
          <w:color w:val="auto"/>
          <w:highlight w:val="none"/>
          <w:lang w:val="en-US" w:eastAsia="zh-CN"/>
        </w:rPr>
      </w:pPr>
      <w:r>
        <w:rPr>
          <w:rFonts w:hint="eastAsia"/>
          <w:color w:val="auto"/>
          <w:highlight w:val="none"/>
          <w:lang w:val="en-US" w:eastAsia="zh-CN"/>
        </w:rPr>
        <w:t>治疗：</w:t>
      </w:r>
    </w:p>
    <w:tbl>
      <w:tblPr>
        <w:tblStyle w:val="7"/>
        <w:tblW w:w="78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00"/>
        <w:gridCol w:w="3358"/>
        <w:gridCol w:w="706"/>
        <w:gridCol w:w="706"/>
        <w:gridCol w:w="461"/>
        <w:gridCol w:w="830"/>
        <w:tblGridChange w:id="1464">
          <w:tblGrid>
            <w:gridCol w:w="1800"/>
            <w:gridCol w:w="3358"/>
            <w:gridCol w:w="706"/>
            <w:gridCol w:w="706"/>
            <w:gridCol w:w="461"/>
            <w:gridCol w:w="830"/>
          </w:tblGrid>
        </w:tblGridChange>
      </w:tblGrid>
      <w:tr w14:paraId="69E2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00" w:type="dxa"/>
            <w:tcBorders>
              <w:top w:val="single" w:color="auto" w:sz="12" w:space="0"/>
              <w:left w:val="nil"/>
              <w:bottom w:val="single" w:color="auto" w:sz="4" w:space="0"/>
              <w:right w:val="nil"/>
            </w:tcBorders>
            <w:shd w:val="clear" w:color="auto" w:fill="auto"/>
            <w:noWrap/>
            <w:vAlign w:val="center"/>
          </w:tcPr>
          <w:p w14:paraId="51524D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设置项</w:t>
            </w:r>
          </w:p>
        </w:tc>
        <w:tc>
          <w:tcPr>
            <w:tcW w:w="3358" w:type="dxa"/>
            <w:tcBorders>
              <w:top w:val="single" w:color="auto" w:sz="12" w:space="0"/>
              <w:left w:val="nil"/>
              <w:bottom w:val="single" w:color="auto" w:sz="4" w:space="0"/>
              <w:right w:val="nil"/>
            </w:tcBorders>
            <w:shd w:val="clear" w:color="auto" w:fill="auto"/>
            <w:noWrap/>
            <w:vAlign w:val="center"/>
          </w:tcPr>
          <w:p w14:paraId="44D255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说明</w:t>
            </w:r>
          </w:p>
        </w:tc>
        <w:tc>
          <w:tcPr>
            <w:tcW w:w="706" w:type="dxa"/>
            <w:tcBorders>
              <w:top w:val="single" w:color="auto" w:sz="12" w:space="0"/>
              <w:left w:val="nil"/>
              <w:bottom w:val="single" w:color="auto" w:sz="4" w:space="0"/>
              <w:right w:val="nil"/>
            </w:tcBorders>
            <w:shd w:val="clear" w:color="auto" w:fill="auto"/>
            <w:noWrap/>
            <w:vAlign w:val="center"/>
          </w:tcPr>
          <w:p w14:paraId="0EC7D1F0">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CPAP</w:t>
            </w:r>
          </w:p>
        </w:tc>
        <w:tc>
          <w:tcPr>
            <w:tcW w:w="706" w:type="dxa"/>
            <w:tcBorders>
              <w:top w:val="single" w:color="auto" w:sz="12" w:space="0"/>
              <w:left w:val="nil"/>
              <w:bottom w:val="single" w:color="auto" w:sz="4" w:space="0"/>
              <w:right w:val="nil"/>
            </w:tcBorders>
            <w:shd w:val="clear" w:color="auto" w:fill="auto"/>
            <w:noWrap/>
            <w:vAlign w:val="center"/>
          </w:tcPr>
          <w:p w14:paraId="2A0BD309">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APAP</w:t>
            </w:r>
          </w:p>
        </w:tc>
        <w:tc>
          <w:tcPr>
            <w:tcW w:w="461" w:type="dxa"/>
            <w:tcBorders>
              <w:top w:val="single" w:color="auto" w:sz="12" w:space="0"/>
              <w:left w:val="nil"/>
              <w:bottom w:val="single" w:color="auto" w:sz="4" w:space="0"/>
              <w:right w:val="nil"/>
            </w:tcBorders>
            <w:shd w:val="clear" w:color="auto" w:fill="auto"/>
            <w:noWrap/>
            <w:vAlign w:val="center"/>
          </w:tcPr>
          <w:p w14:paraId="11306CCE">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S</w:t>
            </w:r>
          </w:p>
        </w:tc>
        <w:tc>
          <w:tcPr>
            <w:tcW w:w="830" w:type="dxa"/>
            <w:tcBorders>
              <w:top w:val="single" w:color="auto" w:sz="12" w:space="0"/>
              <w:left w:val="nil"/>
              <w:bottom w:val="single" w:color="auto" w:sz="4" w:space="0"/>
              <w:right w:val="nil"/>
            </w:tcBorders>
            <w:shd w:val="clear" w:color="auto" w:fill="auto"/>
            <w:noWrap/>
            <w:vAlign w:val="center"/>
          </w:tcPr>
          <w:p w14:paraId="3229E5C7">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AutoS</w:t>
            </w:r>
          </w:p>
        </w:tc>
      </w:tr>
      <w:tr w14:paraId="0E19E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single" w:color="auto" w:sz="4" w:space="0"/>
              <w:left w:val="nil"/>
              <w:bottom w:val="nil"/>
              <w:right w:val="nil"/>
            </w:tcBorders>
            <w:shd w:val="clear" w:color="auto" w:fill="auto"/>
            <w:vAlign w:val="center"/>
          </w:tcPr>
          <w:p w14:paraId="6F182088">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治疗压力</w:t>
            </w:r>
          </w:p>
        </w:tc>
        <w:tc>
          <w:tcPr>
            <w:tcW w:w="3358" w:type="dxa"/>
            <w:tcBorders>
              <w:top w:val="single" w:color="auto" w:sz="4" w:space="0"/>
              <w:left w:val="nil"/>
              <w:bottom w:val="nil"/>
              <w:right w:val="nil"/>
            </w:tcBorders>
            <w:shd w:val="clear" w:color="auto" w:fill="auto"/>
            <w:vAlign w:val="center"/>
          </w:tcPr>
          <w:p w14:paraId="4CFCF404">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eastAsia="zh-CN" w:bidi="ar"/>
                <w:rPrChange w:id="1465" w:author="95%" w:date="2026-08-06T11:55:59Z">
                  <w:rPr>
                    <w:rFonts w:hint="eastAsia" w:ascii="SimSun" w:hAnsi="SimSun" w:eastAsia="SimSun" w:cs="SimSun"/>
                    <w:i w:val="0"/>
                    <w:iCs w:val="0"/>
                    <w:color w:val="auto"/>
                    <w:sz w:val="21"/>
                    <w:szCs w:val="21"/>
                    <w:highlight w:val="none"/>
                    <w:u w:val="none"/>
                    <w:lang w:eastAsia="zh-CN"/>
                  </w:rPr>
                </w:rPrChange>
              </w:rPr>
            </w:pPr>
            <w:ins w:id="1466" w:author="95%" w:date="2026-08-06T11:52:40Z">
              <w:r>
                <w:rPr>
                  <w:rFonts w:hint="eastAsia" w:ascii="SimSun" w:hAnsi="SimSun" w:eastAsia="SimSun" w:cs="SimSun"/>
                  <w:color w:val="auto"/>
                  <w:kern w:val="0"/>
                  <w:sz w:val="21"/>
                  <w:szCs w:val="21"/>
                  <w:highlight w:val="none"/>
                  <w:u w:val="none"/>
                  <w:lang w:bidi="ar"/>
                  <w:rPrChange w:id="1467" w:author="95%" w:date="2026-08-06T11:55:59Z">
                    <w:rPr>
                      <w:rFonts w:ascii="SimSun" w:hAnsi="SimSun" w:eastAsia="SimSun" w:cs="SimSun"/>
                      <w:sz w:val="24"/>
                      <w:szCs w:val="24"/>
                    </w:rPr>
                  </w:rPrChange>
                </w:rPr>
                <w:t>设置定压模式下装置输出的治疗压力。</w:t>
              </w:r>
            </w:ins>
            <w:del w:id="1468" w:author="95%" w:date="2026-08-06T11:52:40Z">
              <w:r>
                <w:rPr>
                  <w:rFonts w:hint="eastAsia" w:ascii="SimSun" w:hAnsi="SimSun" w:eastAsia="SimSun" w:cs="SimSun"/>
                  <w:i w:val="0"/>
                  <w:iCs w:val="0"/>
                  <w:color w:val="auto"/>
                  <w:kern w:val="0"/>
                  <w:sz w:val="21"/>
                  <w:szCs w:val="21"/>
                  <w:highlight w:val="none"/>
                  <w:u w:val="none"/>
                  <w:lang w:val="en-US" w:eastAsia="zh-CN" w:bidi="ar"/>
                </w:rPr>
                <w:delText>设置定压治疗压。</w:delText>
              </w:r>
            </w:del>
          </w:p>
        </w:tc>
        <w:tc>
          <w:tcPr>
            <w:tcW w:w="706" w:type="dxa"/>
            <w:tcBorders>
              <w:top w:val="single" w:color="auto" w:sz="4" w:space="0"/>
              <w:left w:val="nil"/>
              <w:bottom w:val="nil"/>
              <w:right w:val="nil"/>
            </w:tcBorders>
            <w:shd w:val="clear" w:color="auto" w:fill="auto"/>
            <w:noWrap/>
            <w:vAlign w:val="center"/>
          </w:tcPr>
          <w:p w14:paraId="0AC6071E">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6" w:type="dxa"/>
            <w:tcBorders>
              <w:top w:val="single" w:color="auto" w:sz="4" w:space="0"/>
              <w:left w:val="nil"/>
              <w:bottom w:val="nil"/>
              <w:right w:val="nil"/>
            </w:tcBorders>
            <w:shd w:val="clear" w:color="auto" w:fill="auto"/>
            <w:noWrap/>
            <w:vAlign w:val="center"/>
          </w:tcPr>
          <w:p w14:paraId="6CE1A37D">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single" w:color="auto" w:sz="4" w:space="0"/>
              <w:left w:val="nil"/>
              <w:bottom w:val="nil"/>
              <w:right w:val="nil"/>
            </w:tcBorders>
            <w:shd w:val="clear" w:color="auto" w:fill="auto"/>
            <w:noWrap/>
            <w:vAlign w:val="center"/>
          </w:tcPr>
          <w:p w14:paraId="108BABA0">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single" w:color="auto" w:sz="4" w:space="0"/>
              <w:left w:val="nil"/>
              <w:bottom w:val="nil"/>
              <w:right w:val="nil"/>
            </w:tcBorders>
            <w:shd w:val="clear" w:color="auto" w:fill="auto"/>
            <w:noWrap/>
            <w:vAlign w:val="center"/>
          </w:tcPr>
          <w:p w14:paraId="6BFF8D7E">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r>
      <w:tr w14:paraId="1C6A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1F1B8D43">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最大压力</w:t>
            </w:r>
          </w:p>
        </w:tc>
        <w:tc>
          <w:tcPr>
            <w:tcW w:w="3358" w:type="dxa"/>
            <w:tcBorders>
              <w:top w:val="nil"/>
              <w:left w:val="nil"/>
              <w:bottom w:val="nil"/>
              <w:right w:val="nil"/>
            </w:tcBorders>
            <w:shd w:val="clear" w:color="auto" w:fill="auto"/>
            <w:vAlign w:val="center"/>
          </w:tcPr>
          <w:p w14:paraId="1E3D4B4E">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469" w:author="95%" w:date="2026-08-06T11:55:59Z">
                  <w:rPr>
                    <w:rFonts w:hint="eastAsia" w:ascii="SimSun" w:hAnsi="SimSun" w:eastAsia="SimSun" w:cs="SimSun"/>
                    <w:i w:val="0"/>
                    <w:iCs w:val="0"/>
                    <w:color w:val="auto"/>
                    <w:sz w:val="21"/>
                    <w:szCs w:val="21"/>
                    <w:highlight w:val="none"/>
                    <w:u w:val="none"/>
                  </w:rPr>
                </w:rPrChange>
              </w:rPr>
            </w:pPr>
            <w:ins w:id="1470" w:author="95%" w:date="2026-08-06T11:52:55Z">
              <w:r>
                <w:rPr>
                  <w:rFonts w:hint="eastAsia" w:ascii="SimSun" w:hAnsi="SimSun" w:eastAsia="SimSun" w:cs="SimSun"/>
                  <w:color w:val="auto"/>
                  <w:kern w:val="0"/>
                  <w:sz w:val="21"/>
                  <w:szCs w:val="21"/>
                  <w:highlight w:val="none"/>
                  <w:u w:val="none"/>
                  <w:lang w:bidi="ar"/>
                  <w:rPrChange w:id="1471" w:author="95%" w:date="2026-08-06T11:55:59Z">
                    <w:rPr>
                      <w:rFonts w:ascii="SimSun" w:hAnsi="SimSun" w:eastAsia="SimSun" w:cs="SimSun"/>
                      <w:sz w:val="24"/>
                      <w:szCs w:val="24"/>
                    </w:rPr>
                  </w:rPrChange>
                </w:rPr>
                <w:t>设置自动调压模式下装置允许达到的最大治疗压力。</w:t>
              </w:r>
            </w:ins>
            <w:del w:id="1472" w:author="95%" w:date="2026-08-06T11:52:55Z">
              <w:r>
                <w:rPr>
                  <w:rFonts w:hint="eastAsia" w:ascii="SimSun" w:hAnsi="SimSun" w:eastAsia="SimSun" w:cs="SimSun"/>
                  <w:i w:val="0"/>
                  <w:iCs w:val="0"/>
                  <w:color w:val="auto"/>
                  <w:kern w:val="0"/>
                  <w:sz w:val="21"/>
                  <w:szCs w:val="21"/>
                  <w:highlight w:val="none"/>
                  <w:u w:val="none"/>
                  <w:lang w:val="en-US" w:eastAsia="zh-CN" w:bidi="ar"/>
                </w:rPr>
                <w:delText>设置定压治疗压的最大值。</w:delText>
              </w:r>
            </w:del>
          </w:p>
        </w:tc>
        <w:tc>
          <w:tcPr>
            <w:tcW w:w="706" w:type="dxa"/>
            <w:tcBorders>
              <w:top w:val="nil"/>
              <w:left w:val="nil"/>
              <w:bottom w:val="nil"/>
              <w:right w:val="nil"/>
            </w:tcBorders>
            <w:shd w:val="clear" w:color="auto" w:fill="auto"/>
            <w:noWrap/>
            <w:vAlign w:val="center"/>
          </w:tcPr>
          <w:p w14:paraId="69EE48AA">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265F67B8">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461" w:type="dxa"/>
            <w:tcBorders>
              <w:top w:val="nil"/>
              <w:left w:val="nil"/>
              <w:bottom w:val="nil"/>
              <w:right w:val="nil"/>
            </w:tcBorders>
            <w:shd w:val="clear" w:color="auto" w:fill="auto"/>
            <w:noWrap/>
            <w:vAlign w:val="center"/>
          </w:tcPr>
          <w:p w14:paraId="64B0F8DD">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4F7E5229">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r>
      <w:tr w14:paraId="26927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49280EED">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最小压力</w:t>
            </w:r>
          </w:p>
        </w:tc>
        <w:tc>
          <w:tcPr>
            <w:tcW w:w="3358" w:type="dxa"/>
            <w:tcBorders>
              <w:top w:val="nil"/>
              <w:left w:val="nil"/>
              <w:bottom w:val="nil"/>
              <w:right w:val="nil"/>
            </w:tcBorders>
            <w:shd w:val="clear" w:color="auto" w:fill="auto"/>
            <w:vAlign w:val="center"/>
          </w:tcPr>
          <w:p w14:paraId="62710A69">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473" w:author="95%" w:date="2026-08-06T11:55:59Z">
                  <w:rPr>
                    <w:rFonts w:hint="eastAsia" w:ascii="SimSun" w:hAnsi="SimSun" w:eastAsia="SimSun" w:cs="SimSun"/>
                    <w:i w:val="0"/>
                    <w:iCs w:val="0"/>
                    <w:color w:val="auto"/>
                    <w:sz w:val="21"/>
                    <w:szCs w:val="21"/>
                    <w:highlight w:val="none"/>
                    <w:u w:val="none"/>
                  </w:rPr>
                </w:rPrChange>
              </w:rPr>
            </w:pPr>
            <w:ins w:id="1474" w:author="95%" w:date="2026-08-06T11:53:01Z">
              <w:r>
                <w:rPr>
                  <w:rStyle w:val="6"/>
                  <w:rFonts w:hint="eastAsia" w:ascii="SimSun" w:hAnsi="SimSun" w:eastAsia="SimSun" w:cs="SimSun"/>
                  <w:color w:val="auto"/>
                  <w:kern w:val="0"/>
                  <w:sz w:val="21"/>
                  <w:szCs w:val="21"/>
                  <w:highlight w:val="none"/>
                  <w:u w:val="none"/>
                  <w:lang w:bidi="ar"/>
                  <w:rPrChange w:id="1475" w:author="95%" w:date="2026-08-06T11:55:59Z">
                    <w:rPr>
                      <w:rStyle w:val="21"/>
                      <w:rFonts w:ascii="SimSun" w:hAnsi="SimSun" w:eastAsia="SimSun" w:cs="SimSun"/>
                      <w:sz w:val="24"/>
                      <w:szCs w:val="24"/>
                    </w:rPr>
                  </w:rPrChange>
                </w:rPr>
                <w:t>设置自动调压模式下装置允许使用的最小治疗压力。</w:t>
              </w:r>
            </w:ins>
            <w:del w:id="1476" w:author="95%" w:date="2026-08-06T11:53:01Z">
              <w:r>
                <w:rPr>
                  <w:rFonts w:hint="eastAsia" w:ascii="SimSun" w:hAnsi="SimSun" w:eastAsia="SimSun" w:cs="SimSun"/>
                  <w:i w:val="0"/>
                  <w:iCs w:val="0"/>
                  <w:color w:val="auto"/>
                  <w:kern w:val="0"/>
                  <w:sz w:val="21"/>
                  <w:szCs w:val="21"/>
                  <w:highlight w:val="none"/>
                  <w:u w:val="none"/>
                  <w:lang w:val="en-US" w:eastAsia="zh-CN" w:bidi="ar"/>
                </w:rPr>
                <w:delText>设置定压治疗压的最小值。</w:delText>
              </w:r>
            </w:del>
          </w:p>
        </w:tc>
        <w:tc>
          <w:tcPr>
            <w:tcW w:w="706" w:type="dxa"/>
            <w:tcBorders>
              <w:top w:val="nil"/>
              <w:left w:val="nil"/>
              <w:bottom w:val="nil"/>
              <w:right w:val="nil"/>
            </w:tcBorders>
            <w:shd w:val="clear" w:color="auto" w:fill="auto"/>
            <w:noWrap/>
            <w:vAlign w:val="center"/>
          </w:tcPr>
          <w:p w14:paraId="6F0996EF">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04206AF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461" w:type="dxa"/>
            <w:tcBorders>
              <w:top w:val="nil"/>
              <w:left w:val="nil"/>
              <w:bottom w:val="nil"/>
              <w:right w:val="nil"/>
            </w:tcBorders>
            <w:shd w:val="clear" w:color="auto" w:fill="auto"/>
            <w:noWrap/>
            <w:vAlign w:val="center"/>
          </w:tcPr>
          <w:p w14:paraId="5DC7762C">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609F84B2">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r>
      <w:tr w14:paraId="6FD50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569BF9BD">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呼气压</w:t>
            </w:r>
          </w:p>
        </w:tc>
        <w:tc>
          <w:tcPr>
            <w:tcW w:w="3358" w:type="dxa"/>
            <w:tcBorders>
              <w:top w:val="nil"/>
              <w:left w:val="nil"/>
              <w:bottom w:val="nil"/>
              <w:right w:val="nil"/>
            </w:tcBorders>
            <w:shd w:val="clear" w:color="auto" w:fill="auto"/>
            <w:vAlign w:val="center"/>
          </w:tcPr>
          <w:p w14:paraId="2451C9E8">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477" w:author="95%" w:date="2026-08-06T11:55:59Z">
                  <w:rPr>
                    <w:rFonts w:hint="eastAsia" w:ascii="SimSun" w:hAnsi="SimSun" w:eastAsia="SimSun" w:cs="SimSun"/>
                    <w:i w:val="0"/>
                    <w:iCs w:val="0"/>
                    <w:color w:val="auto"/>
                    <w:sz w:val="21"/>
                    <w:szCs w:val="21"/>
                    <w:highlight w:val="none"/>
                    <w:u w:val="none"/>
                  </w:rPr>
                </w:rPrChange>
              </w:rPr>
            </w:pPr>
            <w:ins w:id="1478" w:author="95%" w:date="2026-08-06T11:53:09Z">
              <w:r>
                <w:rPr>
                  <w:rFonts w:hint="eastAsia" w:ascii="SimSun" w:hAnsi="SimSun" w:eastAsia="SimSun" w:cs="SimSun"/>
                  <w:color w:val="auto"/>
                  <w:kern w:val="0"/>
                  <w:sz w:val="21"/>
                  <w:szCs w:val="21"/>
                  <w:highlight w:val="none"/>
                  <w:u w:val="none"/>
                  <w:lang w:bidi="ar"/>
                  <w:rPrChange w:id="1479" w:author="95%" w:date="2026-08-06T11:55:59Z">
                    <w:rPr>
                      <w:rFonts w:ascii="SimSun" w:hAnsi="SimSun" w:eastAsia="SimSun" w:cs="SimSun"/>
                      <w:sz w:val="24"/>
                      <w:szCs w:val="24"/>
                    </w:rPr>
                  </w:rPrChange>
                </w:rPr>
                <w:t>设置双水平模式下，装置在呼气阶段输出的呼气正压（EPAP）。</w:t>
              </w:r>
            </w:ins>
            <w:del w:id="1480" w:author="95%" w:date="2026-08-06T11:53:09Z">
              <w:r>
                <w:rPr>
                  <w:rFonts w:hint="eastAsia" w:ascii="SimSun" w:hAnsi="SimSun" w:eastAsia="SimSun" w:cs="SimSun"/>
                  <w:i w:val="0"/>
                  <w:iCs w:val="0"/>
                  <w:color w:val="auto"/>
                  <w:kern w:val="0"/>
                  <w:sz w:val="21"/>
                  <w:szCs w:val="21"/>
                  <w:highlight w:val="none"/>
                  <w:u w:val="none"/>
                  <w:lang w:val="en-US" w:eastAsia="zh-CN" w:bidi="ar"/>
                </w:rPr>
                <w:delText>设置呼气相向患者输送的压力。</w:delText>
              </w:r>
            </w:del>
          </w:p>
        </w:tc>
        <w:tc>
          <w:tcPr>
            <w:tcW w:w="706" w:type="dxa"/>
            <w:tcBorders>
              <w:top w:val="nil"/>
              <w:left w:val="nil"/>
              <w:bottom w:val="nil"/>
              <w:right w:val="nil"/>
            </w:tcBorders>
            <w:shd w:val="clear" w:color="auto" w:fill="auto"/>
            <w:noWrap/>
            <w:vAlign w:val="center"/>
          </w:tcPr>
          <w:p w14:paraId="6E4F8D4C">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3F954AB8">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1D19FB5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3E88094A">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r>
      <w:tr w14:paraId="15AE4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28F7F1B8">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最大呼气压</w:t>
            </w:r>
          </w:p>
        </w:tc>
        <w:tc>
          <w:tcPr>
            <w:tcW w:w="3358" w:type="dxa"/>
            <w:tcBorders>
              <w:top w:val="nil"/>
              <w:left w:val="nil"/>
              <w:bottom w:val="nil"/>
              <w:right w:val="nil"/>
            </w:tcBorders>
            <w:shd w:val="clear" w:color="auto" w:fill="auto"/>
            <w:vAlign w:val="center"/>
          </w:tcPr>
          <w:p w14:paraId="19717A8E">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481" w:author="95%" w:date="2026-08-06T11:55:59Z">
                  <w:rPr>
                    <w:rFonts w:hint="eastAsia" w:ascii="SimSun" w:hAnsi="SimSun" w:eastAsia="SimSun" w:cs="SimSun"/>
                    <w:i w:val="0"/>
                    <w:iCs w:val="0"/>
                    <w:color w:val="auto"/>
                    <w:sz w:val="21"/>
                    <w:szCs w:val="21"/>
                    <w:highlight w:val="none"/>
                    <w:u w:val="none"/>
                  </w:rPr>
                </w:rPrChange>
              </w:rPr>
            </w:pPr>
            <w:ins w:id="1482" w:author="95%" w:date="2026-08-06T11:53:18Z">
              <w:r>
                <w:rPr>
                  <w:rStyle w:val="6"/>
                  <w:rFonts w:hint="eastAsia" w:ascii="SimSun" w:hAnsi="SimSun" w:eastAsia="SimSun" w:cs="SimSun"/>
                  <w:color w:val="auto"/>
                  <w:kern w:val="0"/>
                  <w:sz w:val="21"/>
                  <w:szCs w:val="21"/>
                  <w:highlight w:val="none"/>
                  <w:u w:val="none"/>
                  <w:lang w:bidi="ar"/>
                  <w:rPrChange w:id="1483" w:author="95%" w:date="2026-08-06T11:55:59Z">
                    <w:rPr>
                      <w:rStyle w:val="21"/>
                      <w:rFonts w:ascii="SimSun" w:hAnsi="SimSun" w:eastAsia="SimSun" w:cs="SimSun"/>
                      <w:sz w:val="24"/>
                      <w:szCs w:val="24"/>
                    </w:rPr>
                  </w:rPrChange>
                </w:rPr>
                <w:t>设置呼气压自动调节时允许达到的最大值。</w:t>
              </w:r>
            </w:ins>
            <w:del w:id="1484" w:author="95%" w:date="2026-08-06T11:53:18Z">
              <w:r>
                <w:rPr>
                  <w:rFonts w:hint="eastAsia" w:ascii="SimSun" w:hAnsi="SimSun" w:eastAsia="SimSun" w:cs="SimSun"/>
                  <w:i w:val="0"/>
                  <w:iCs w:val="0"/>
                  <w:color w:val="auto"/>
                  <w:kern w:val="0"/>
                  <w:sz w:val="21"/>
                  <w:szCs w:val="21"/>
                  <w:highlight w:val="none"/>
                  <w:u w:val="none"/>
                  <w:lang w:val="en-US" w:eastAsia="zh-CN" w:bidi="ar"/>
                </w:rPr>
                <w:delText>设置呼气压的最大值。</w:delText>
              </w:r>
            </w:del>
          </w:p>
        </w:tc>
        <w:tc>
          <w:tcPr>
            <w:tcW w:w="706" w:type="dxa"/>
            <w:tcBorders>
              <w:top w:val="nil"/>
              <w:left w:val="nil"/>
              <w:bottom w:val="nil"/>
              <w:right w:val="nil"/>
            </w:tcBorders>
            <w:shd w:val="clear" w:color="auto" w:fill="auto"/>
            <w:noWrap/>
            <w:vAlign w:val="center"/>
          </w:tcPr>
          <w:p w14:paraId="1E499A90">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05457933">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5779B412">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21749F0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42C7D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17111CA2">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最小呼气压</w:t>
            </w:r>
          </w:p>
        </w:tc>
        <w:tc>
          <w:tcPr>
            <w:tcW w:w="3358" w:type="dxa"/>
            <w:tcBorders>
              <w:top w:val="nil"/>
              <w:left w:val="nil"/>
              <w:bottom w:val="nil"/>
              <w:right w:val="nil"/>
            </w:tcBorders>
            <w:shd w:val="clear" w:color="auto" w:fill="auto"/>
            <w:vAlign w:val="center"/>
          </w:tcPr>
          <w:p w14:paraId="139D60F3">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485" w:author="95%" w:date="2026-08-06T11:55:59Z">
                  <w:rPr>
                    <w:rFonts w:hint="eastAsia" w:ascii="SimSun" w:hAnsi="SimSun" w:eastAsia="SimSun" w:cs="SimSun"/>
                    <w:i w:val="0"/>
                    <w:iCs w:val="0"/>
                    <w:color w:val="auto"/>
                    <w:sz w:val="21"/>
                    <w:szCs w:val="21"/>
                    <w:highlight w:val="none"/>
                    <w:u w:val="none"/>
                  </w:rPr>
                </w:rPrChange>
              </w:rPr>
            </w:pPr>
            <w:ins w:id="1486" w:author="95%" w:date="2026-08-06T11:53:25Z">
              <w:r>
                <w:rPr>
                  <w:rStyle w:val="6"/>
                  <w:rFonts w:hint="eastAsia" w:ascii="SimSun" w:hAnsi="SimSun" w:eastAsia="SimSun" w:cs="SimSun"/>
                  <w:color w:val="auto"/>
                  <w:kern w:val="0"/>
                  <w:sz w:val="21"/>
                  <w:szCs w:val="21"/>
                  <w:highlight w:val="none"/>
                  <w:u w:val="none"/>
                  <w:lang w:bidi="ar"/>
                  <w:rPrChange w:id="1487" w:author="95%" w:date="2026-08-06T11:55:59Z">
                    <w:rPr>
                      <w:rStyle w:val="21"/>
                      <w:rFonts w:ascii="SimSun" w:hAnsi="SimSun" w:eastAsia="SimSun" w:cs="SimSun"/>
                      <w:sz w:val="24"/>
                      <w:szCs w:val="24"/>
                    </w:rPr>
                  </w:rPrChange>
                </w:rPr>
                <w:t>设置呼气压自动调节时允许使用的最小值。</w:t>
              </w:r>
            </w:ins>
            <w:del w:id="1488" w:author="95%" w:date="2026-08-06T11:53:25Z">
              <w:r>
                <w:rPr>
                  <w:rFonts w:hint="eastAsia" w:ascii="SimSun" w:hAnsi="SimSun" w:eastAsia="SimSun" w:cs="SimSun"/>
                  <w:i w:val="0"/>
                  <w:iCs w:val="0"/>
                  <w:color w:val="auto"/>
                  <w:kern w:val="0"/>
                  <w:sz w:val="21"/>
                  <w:szCs w:val="21"/>
                  <w:highlight w:val="none"/>
                  <w:u w:val="none"/>
                  <w:lang w:val="en-US" w:eastAsia="zh-CN" w:bidi="ar"/>
                </w:rPr>
                <w:delText>设置呼气压的最小值。</w:delText>
              </w:r>
            </w:del>
          </w:p>
        </w:tc>
        <w:tc>
          <w:tcPr>
            <w:tcW w:w="706" w:type="dxa"/>
            <w:tcBorders>
              <w:top w:val="nil"/>
              <w:left w:val="nil"/>
              <w:bottom w:val="nil"/>
              <w:right w:val="nil"/>
            </w:tcBorders>
            <w:shd w:val="clear" w:color="auto" w:fill="auto"/>
            <w:noWrap/>
            <w:vAlign w:val="center"/>
          </w:tcPr>
          <w:p w14:paraId="1AF36EAE">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24D04F1A">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5BFAB252">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08B05A2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3864A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633D62CB">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压力支持</w:t>
            </w:r>
          </w:p>
        </w:tc>
        <w:tc>
          <w:tcPr>
            <w:tcW w:w="3358" w:type="dxa"/>
            <w:tcBorders>
              <w:top w:val="nil"/>
              <w:left w:val="nil"/>
              <w:bottom w:val="nil"/>
              <w:right w:val="nil"/>
            </w:tcBorders>
            <w:shd w:val="clear" w:color="auto" w:fill="auto"/>
            <w:vAlign w:val="center"/>
          </w:tcPr>
          <w:p w14:paraId="4263A131">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489" w:author="95%" w:date="2026-08-06T11:55:59Z">
                  <w:rPr>
                    <w:rFonts w:hint="eastAsia" w:ascii="SimSun" w:hAnsi="SimSun" w:eastAsia="SimSun" w:cs="SimSun"/>
                    <w:i w:val="0"/>
                    <w:iCs w:val="0"/>
                    <w:color w:val="auto"/>
                    <w:sz w:val="21"/>
                    <w:szCs w:val="21"/>
                    <w:highlight w:val="none"/>
                    <w:u w:val="none"/>
                  </w:rPr>
                </w:rPrChange>
              </w:rPr>
            </w:pPr>
            <w:ins w:id="1490" w:author="95%" w:date="2026-08-06T11:53:34Z">
              <w:r>
                <w:rPr>
                  <w:rStyle w:val="6"/>
                  <w:rFonts w:hint="eastAsia" w:ascii="SimSun" w:hAnsi="SimSun" w:eastAsia="SimSun" w:cs="SimSun"/>
                  <w:color w:val="auto"/>
                  <w:kern w:val="0"/>
                  <w:sz w:val="21"/>
                  <w:szCs w:val="21"/>
                  <w:highlight w:val="none"/>
                  <w:u w:val="none"/>
                  <w:lang w:bidi="ar"/>
                  <w:rPrChange w:id="1491" w:author="95%" w:date="2026-08-06T11:55:59Z">
                    <w:rPr>
                      <w:rStyle w:val="21"/>
                      <w:rFonts w:ascii="SimSun" w:hAnsi="SimSun" w:eastAsia="SimSun" w:cs="SimSun"/>
                      <w:sz w:val="24"/>
                      <w:szCs w:val="24"/>
                    </w:rPr>
                  </w:rPrChange>
                </w:rPr>
                <w:t>设置吸气压力相对于呼气压力增加的压力值。</w:t>
              </w:r>
            </w:ins>
            <w:del w:id="1492" w:author="95%" w:date="2026-08-06T11:53:34Z">
              <w:r>
                <w:rPr>
                  <w:rFonts w:hint="eastAsia" w:ascii="SimSun" w:hAnsi="SimSun" w:eastAsia="SimSun" w:cs="SimSun"/>
                  <w:i w:val="0"/>
                  <w:iCs w:val="0"/>
                  <w:color w:val="auto"/>
                  <w:kern w:val="0"/>
                  <w:sz w:val="21"/>
                  <w:szCs w:val="21"/>
                  <w:highlight w:val="none"/>
                  <w:u w:val="none"/>
                  <w:lang w:val="en-US" w:eastAsia="zh-CN" w:bidi="ar"/>
                </w:rPr>
                <w:delText>设置吸、呼气压的压差。</w:delText>
              </w:r>
            </w:del>
          </w:p>
        </w:tc>
        <w:tc>
          <w:tcPr>
            <w:tcW w:w="706" w:type="dxa"/>
            <w:tcBorders>
              <w:top w:val="nil"/>
              <w:left w:val="nil"/>
              <w:bottom w:val="nil"/>
              <w:right w:val="nil"/>
            </w:tcBorders>
            <w:shd w:val="clear" w:color="auto" w:fill="auto"/>
            <w:noWrap/>
            <w:vAlign w:val="center"/>
          </w:tcPr>
          <w:p w14:paraId="6F31F667">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6AE78BEB">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7D2FFFCA">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742D0266">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12525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493" w:author="95%" w:date="2026-05-19T14:11:00Z"/>
        </w:trPr>
        <w:tc>
          <w:tcPr>
            <w:tcW w:w="1800" w:type="dxa"/>
            <w:tcBorders>
              <w:top w:val="nil"/>
              <w:left w:val="nil"/>
              <w:bottom w:val="nil"/>
              <w:right w:val="nil"/>
            </w:tcBorders>
            <w:shd w:val="clear" w:color="auto" w:fill="auto"/>
            <w:vAlign w:val="center"/>
          </w:tcPr>
          <w:p w14:paraId="53D6F0DA">
            <w:pPr>
              <w:keepNext w:val="0"/>
              <w:keepLines w:val="0"/>
              <w:widowControl/>
              <w:suppressLineNumbers w:val="0"/>
              <w:snapToGrid w:val="0"/>
              <w:spacing w:line="240" w:lineRule="auto"/>
              <w:ind w:left="0" w:leftChars="0" w:right="0" w:rightChars="0" w:firstLine="0" w:firstLineChars="0"/>
              <w:jc w:val="left"/>
              <w:textAlignment w:val="center"/>
              <w:rPr>
                <w:del w:id="1494" w:author="95%" w:date="2026-05-19T14:11:00Z"/>
                <w:rFonts w:hint="eastAsia" w:ascii="SimSun" w:hAnsi="SimSun" w:eastAsia="SimSun" w:cs="SimSun"/>
                <w:i w:val="0"/>
                <w:iCs w:val="0"/>
                <w:color w:val="auto"/>
                <w:sz w:val="21"/>
                <w:szCs w:val="21"/>
                <w:highlight w:val="yellow"/>
                <w:u w:val="none"/>
                <w:rPrChange w:id="1495" w:author="95%" w:date="2026-04-14T14:33:00Z">
                  <w:rPr>
                    <w:del w:id="1496" w:author="95%" w:date="2026-05-19T14:11:00Z"/>
                    <w:rFonts w:hint="eastAsia" w:ascii="SimSun" w:hAnsi="SimSun" w:eastAsia="SimSun" w:cs="SimSun"/>
                    <w:i w:val="0"/>
                    <w:iCs w:val="0"/>
                    <w:color w:val="auto"/>
                    <w:sz w:val="21"/>
                    <w:szCs w:val="21"/>
                    <w:highlight w:val="none"/>
                    <w:u w:val="none"/>
                  </w:rPr>
                </w:rPrChange>
              </w:rPr>
            </w:pPr>
            <w:del w:id="1497" w:author="95%" w:date="2026-05-19T14:11:00Z">
              <w:r>
                <w:rPr>
                  <w:rFonts w:hint="eastAsia" w:ascii="SimSun" w:hAnsi="SimSun" w:eastAsia="SimSun" w:cs="SimSun"/>
                  <w:i w:val="0"/>
                  <w:iCs w:val="0"/>
                  <w:color w:val="auto"/>
                  <w:kern w:val="0"/>
                  <w:sz w:val="21"/>
                  <w:szCs w:val="21"/>
                  <w:highlight w:val="yellow"/>
                  <w:u w:val="none"/>
                  <w:lang w:val="en-US" w:eastAsia="zh-CN" w:bidi="ar"/>
                  <w:rPrChange w:id="1498" w:author="95%" w:date="2026-04-14T14:33:00Z">
                    <w:rPr>
                      <w:rFonts w:hint="eastAsia" w:ascii="SimSun" w:hAnsi="SimSun" w:eastAsia="SimSun" w:cs="SimSun"/>
                      <w:i w:val="0"/>
                      <w:iCs w:val="0"/>
                      <w:color w:val="auto"/>
                      <w:kern w:val="0"/>
                      <w:sz w:val="21"/>
                      <w:szCs w:val="21"/>
                      <w:highlight w:val="none"/>
                      <w:u w:val="none"/>
                      <w:lang w:val="en-US" w:eastAsia="zh-CN" w:bidi="ar"/>
                    </w:rPr>
                  </w:rPrChange>
                </w:rPr>
                <w:delText>最大压力支持</w:delText>
              </w:r>
            </w:del>
          </w:p>
        </w:tc>
        <w:tc>
          <w:tcPr>
            <w:tcW w:w="3358" w:type="dxa"/>
            <w:tcBorders>
              <w:top w:val="nil"/>
              <w:left w:val="nil"/>
              <w:bottom w:val="nil"/>
              <w:right w:val="nil"/>
            </w:tcBorders>
            <w:shd w:val="clear" w:color="auto" w:fill="auto"/>
            <w:vAlign w:val="center"/>
          </w:tcPr>
          <w:p w14:paraId="2AE21DCC">
            <w:pPr>
              <w:keepNext w:val="0"/>
              <w:keepLines w:val="0"/>
              <w:widowControl/>
              <w:suppressLineNumbers w:val="0"/>
              <w:snapToGrid w:val="0"/>
              <w:spacing w:line="240" w:lineRule="auto"/>
              <w:ind w:left="0" w:leftChars="0" w:right="0" w:rightChars="0" w:firstLine="0" w:firstLineChars="0"/>
              <w:jc w:val="left"/>
              <w:textAlignment w:val="center"/>
              <w:rPr>
                <w:del w:id="1499" w:author="95%" w:date="2026-05-19T14:11:00Z"/>
                <w:rFonts w:hint="eastAsia" w:ascii="SimSun" w:hAnsi="SimSun" w:eastAsia="SimSun" w:cs="SimSun"/>
                <w:i w:val="0"/>
                <w:iCs w:val="0"/>
                <w:color w:val="auto"/>
                <w:kern w:val="0"/>
                <w:sz w:val="21"/>
                <w:szCs w:val="21"/>
                <w:highlight w:val="none"/>
                <w:u w:val="none"/>
                <w:lang w:bidi="ar"/>
                <w:rPrChange w:id="1500" w:author="95%" w:date="2026-08-06T11:55:59Z">
                  <w:rPr>
                    <w:del w:id="1501" w:author="95%" w:date="2026-05-19T14:11:00Z"/>
                    <w:rFonts w:hint="eastAsia" w:ascii="SimSun" w:hAnsi="SimSun" w:eastAsia="SimSun" w:cs="SimSun"/>
                    <w:i w:val="0"/>
                    <w:iCs w:val="0"/>
                    <w:color w:val="auto"/>
                    <w:sz w:val="21"/>
                    <w:szCs w:val="21"/>
                    <w:highlight w:val="none"/>
                    <w:u w:val="none"/>
                  </w:rPr>
                </w:rPrChange>
              </w:rPr>
            </w:pPr>
            <w:del w:id="1502" w:author="95%" w:date="2026-05-19T14:11:00Z">
              <w:r>
                <w:rPr>
                  <w:rFonts w:hint="eastAsia" w:ascii="SimSun" w:hAnsi="SimSun" w:eastAsia="SimSun" w:cs="SimSun"/>
                  <w:i w:val="0"/>
                  <w:iCs w:val="0"/>
                  <w:color w:val="auto"/>
                  <w:kern w:val="0"/>
                  <w:sz w:val="21"/>
                  <w:szCs w:val="21"/>
                  <w:highlight w:val="none"/>
                  <w:u w:val="none"/>
                  <w:lang w:val="en-US" w:eastAsia="zh-CN" w:bidi="ar"/>
                </w:rPr>
                <w:delText>设置压力支持的最大值。</w:delText>
              </w:r>
            </w:del>
          </w:p>
        </w:tc>
        <w:tc>
          <w:tcPr>
            <w:tcW w:w="706" w:type="dxa"/>
            <w:tcBorders>
              <w:top w:val="nil"/>
              <w:left w:val="nil"/>
              <w:bottom w:val="nil"/>
              <w:right w:val="nil"/>
            </w:tcBorders>
            <w:shd w:val="clear" w:color="auto" w:fill="auto"/>
            <w:noWrap/>
            <w:vAlign w:val="center"/>
          </w:tcPr>
          <w:p w14:paraId="73924EFB">
            <w:pPr>
              <w:snapToGrid w:val="0"/>
              <w:ind w:left="0" w:leftChars="0" w:right="0" w:rightChars="0" w:firstLine="0" w:firstLineChars="0"/>
              <w:jc w:val="center"/>
              <w:rPr>
                <w:del w:id="1503" w:author="95%" w:date="2026-05-19T14:11:00Z"/>
                <w:rFonts w:hint="eastAsia" w:ascii="SimSun" w:hAnsi="SimSun" w:eastAsia="SimSun" w:cs="SimSun"/>
                <w:i w:val="0"/>
                <w:iCs w:val="0"/>
                <w:color w:val="auto"/>
                <w:sz w:val="21"/>
                <w:szCs w:val="21"/>
                <w:highlight w:val="yellow"/>
                <w:u w:val="none"/>
                <w:rPrChange w:id="1504" w:author="95%" w:date="2026-04-14T14:33:00Z">
                  <w:rPr>
                    <w:del w:id="1505" w:author="95%" w:date="2026-05-19T14:11:00Z"/>
                    <w:rFonts w:hint="eastAsia" w:ascii="SimSun" w:hAnsi="SimSun" w:eastAsia="SimSun" w:cs="SimSun"/>
                    <w:i w:val="0"/>
                    <w:iCs w:val="0"/>
                    <w:color w:val="auto"/>
                    <w:sz w:val="21"/>
                    <w:szCs w:val="21"/>
                    <w:highlight w:val="none"/>
                    <w:u w:val="none"/>
                  </w:rPr>
                </w:rPrChange>
              </w:rPr>
            </w:pPr>
          </w:p>
        </w:tc>
        <w:tc>
          <w:tcPr>
            <w:tcW w:w="706" w:type="dxa"/>
            <w:tcBorders>
              <w:top w:val="nil"/>
              <w:left w:val="nil"/>
              <w:bottom w:val="nil"/>
              <w:right w:val="nil"/>
            </w:tcBorders>
            <w:shd w:val="clear" w:color="auto" w:fill="auto"/>
            <w:noWrap/>
            <w:vAlign w:val="center"/>
          </w:tcPr>
          <w:p w14:paraId="7BA99DF6">
            <w:pPr>
              <w:snapToGrid w:val="0"/>
              <w:ind w:left="0" w:leftChars="0" w:right="0" w:rightChars="0" w:firstLine="0" w:firstLineChars="0"/>
              <w:jc w:val="center"/>
              <w:rPr>
                <w:del w:id="1506" w:author="95%" w:date="2026-05-19T14:11:00Z"/>
                <w:rFonts w:hint="eastAsia" w:ascii="SimSun" w:hAnsi="SimSun" w:eastAsia="SimSun" w:cs="SimSun"/>
                <w:i w:val="0"/>
                <w:iCs w:val="0"/>
                <w:color w:val="auto"/>
                <w:sz w:val="21"/>
                <w:szCs w:val="21"/>
                <w:highlight w:val="yellow"/>
                <w:u w:val="none"/>
                <w:rPrChange w:id="1507" w:author="95%" w:date="2026-04-14T14:33:00Z">
                  <w:rPr>
                    <w:del w:id="1508" w:author="95%" w:date="2026-05-19T14:11:00Z"/>
                    <w:rFonts w:hint="eastAsia" w:ascii="SimSun" w:hAnsi="SimSun" w:eastAsia="SimSun" w:cs="SimSun"/>
                    <w:i w:val="0"/>
                    <w:iCs w:val="0"/>
                    <w:color w:val="auto"/>
                    <w:sz w:val="21"/>
                    <w:szCs w:val="21"/>
                    <w:highlight w:val="none"/>
                    <w:u w:val="none"/>
                  </w:rPr>
                </w:rPrChange>
              </w:rPr>
            </w:pPr>
          </w:p>
        </w:tc>
        <w:tc>
          <w:tcPr>
            <w:tcW w:w="461" w:type="dxa"/>
            <w:tcBorders>
              <w:top w:val="nil"/>
              <w:left w:val="nil"/>
              <w:bottom w:val="nil"/>
              <w:right w:val="nil"/>
            </w:tcBorders>
            <w:shd w:val="clear" w:color="auto" w:fill="auto"/>
            <w:noWrap/>
            <w:vAlign w:val="center"/>
          </w:tcPr>
          <w:p w14:paraId="7AE6E0D0">
            <w:pPr>
              <w:snapToGrid w:val="0"/>
              <w:ind w:left="0" w:leftChars="0" w:right="0" w:rightChars="0" w:firstLine="0" w:firstLineChars="0"/>
              <w:jc w:val="center"/>
              <w:rPr>
                <w:del w:id="1509" w:author="95%" w:date="2026-05-19T14:11:00Z"/>
                <w:rFonts w:hint="eastAsia" w:ascii="SimSun" w:hAnsi="SimSun" w:eastAsia="SimSun" w:cs="SimSun"/>
                <w:i w:val="0"/>
                <w:iCs w:val="0"/>
                <w:color w:val="auto"/>
                <w:sz w:val="21"/>
                <w:szCs w:val="21"/>
                <w:highlight w:val="yellow"/>
                <w:u w:val="none"/>
                <w:rPrChange w:id="1510" w:author="95%" w:date="2026-04-14T14:33:00Z">
                  <w:rPr>
                    <w:del w:id="1511" w:author="95%" w:date="2026-05-19T14:11:00Z"/>
                    <w:rFonts w:hint="eastAsia" w:ascii="SimSun" w:hAnsi="SimSun" w:eastAsia="SimSun" w:cs="SimSun"/>
                    <w:i w:val="0"/>
                    <w:iCs w:val="0"/>
                    <w:color w:val="auto"/>
                    <w:sz w:val="21"/>
                    <w:szCs w:val="21"/>
                    <w:highlight w:val="none"/>
                    <w:u w:val="none"/>
                  </w:rPr>
                </w:rPrChange>
              </w:rPr>
            </w:pPr>
          </w:p>
        </w:tc>
        <w:tc>
          <w:tcPr>
            <w:tcW w:w="830" w:type="dxa"/>
            <w:tcBorders>
              <w:top w:val="nil"/>
              <w:left w:val="nil"/>
              <w:bottom w:val="nil"/>
              <w:right w:val="nil"/>
            </w:tcBorders>
            <w:shd w:val="clear" w:color="auto" w:fill="auto"/>
            <w:noWrap/>
            <w:vAlign w:val="center"/>
          </w:tcPr>
          <w:p w14:paraId="4CEEC979">
            <w:pPr>
              <w:snapToGrid w:val="0"/>
              <w:ind w:left="0" w:leftChars="0" w:right="0" w:rightChars="0" w:firstLine="0" w:firstLineChars="0"/>
              <w:jc w:val="center"/>
              <w:rPr>
                <w:del w:id="1512" w:author="95%" w:date="2026-05-19T14:11:00Z"/>
                <w:rFonts w:hint="eastAsia" w:ascii="SimSun" w:hAnsi="SimSun" w:eastAsia="SimSun" w:cs="SimSun"/>
                <w:i w:val="0"/>
                <w:iCs w:val="0"/>
                <w:color w:val="auto"/>
                <w:sz w:val="21"/>
                <w:szCs w:val="21"/>
                <w:highlight w:val="yellow"/>
                <w:u w:val="none"/>
                <w:rPrChange w:id="1513" w:author="95%" w:date="2026-04-14T14:33:00Z">
                  <w:rPr>
                    <w:del w:id="1514" w:author="95%" w:date="2026-05-19T14:11:00Z"/>
                    <w:rFonts w:hint="eastAsia" w:ascii="SimSun" w:hAnsi="SimSun" w:eastAsia="SimSun" w:cs="SimSun"/>
                    <w:i w:val="0"/>
                    <w:iCs w:val="0"/>
                    <w:color w:val="auto"/>
                    <w:sz w:val="21"/>
                    <w:szCs w:val="21"/>
                    <w:highlight w:val="none"/>
                    <w:u w:val="none"/>
                  </w:rPr>
                </w:rPrChange>
              </w:rPr>
            </w:pPr>
          </w:p>
        </w:tc>
      </w:tr>
      <w:tr w14:paraId="6EABF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515" w:author="95%" w:date="2026-05-19T14:11:00Z"/>
        </w:trPr>
        <w:tc>
          <w:tcPr>
            <w:tcW w:w="1800" w:type="dxa"/>
            <w:tcBorders>
              <w:top w:val="nil"/>
              <w:left w:val="nil"/>
              <w:bottom w:val="nil"/>
              <w:right w:val="nil"/>
            </w:tcBorders>
            <w:shd w:val="clear" w:color="auto" w:fill="auto"/>
            <w:vAlign w:val="center"/>
          </w:tcPr>
          <w:p w14:paraId="76E55E99">
            <w:pPr>
              <w:keepNext w:val="0"/>
              <w:keepLines w:val="0"/>
              <w:widowControl/>
              <w:suppressLineNumbers w:val="0"/>
              <w:snapToGrid w:val="0"/>
              <w:spacing w:line="240" w:lineRule="auto"/>
              <w:ind w:left="0" w:leftChars="0" w:right="0" w:rightChars="0" w:firstLine="0" w:firstLineChars="0"/>
              <w:jc w:val="left"/>
              <w:textAlignment w:val="center"/>
              <w:rPr>
                <w:del w:id="1516" w:author="95%" w:date="2026-05-19T14:11:00Z"/>
                <w:rFonts w:hint="eastAsia" w:ascii="SimSun" w:hAnsi="SimSun" w:eastAsia="SimSun" w:cs="SimSun"/>
                <w:i w:val="0"/>
                <w:iCs w:val="0"/>
                <w:color w:val="auto"/>
                <w:sz w:val="21"/>
                <w:szCs w:val="21"/>
                <w:highlight w:val="yellow"/>
                <w:u w:val="none"/>
                <w:rPrChange w:id="1517" w:author="95%" w:date="2026-04-14T14:33:00Z">
                  <w:rPr>
                    <w:del w:id="1518" w:author="95%" w:date="2026-05-19T14:11:00Z"/>
                    <w:rFonts w:hint="eastAsia" w:ascii="SimSun" w:hAnsi="SimSun" w:eastAsia="SimSun" w:cs="SimSun"/>
                    <w:i w:val="0"/>
                    <w:iCs w:val="0"/>
                    <w:color w:val="auto"/>
                    <w:sz w:val="21"/>
                    <w:szCs w:val="21"/>
                    <w:highlight w:val="none"/>
                    <w:u w:val="none"/>
                  </w:rPr>
                </w:rPrChange>
              </w:rPr>
            </w:pPr>
            <w:del w:id="1519" w:author="95%" w:date="2026-05-19T14:11:00Z">
              <w:r>
                <w:rPr>
                  <w:rFonts w:hint="eastAsia" w:ascii="SimSun" w:hAnsi="SimSun" w:eastAsia="SimSun" w:cs="SimSun"/>
                  <w:i w:val="0"/>
                  <w:iCs w:val="0"/>
                  <w:color w:val="auto"/>
                  <w:kern w:val="0"/>
                  <w:sz w:val="21"/>
                  <w:szCs w:val="21"/>
                  <w:highlight w:val="yellow"/>
                  <w:u w:val="none"/>
                  <w:lang w:val="en-US" w:eastAsia="zh-CN" w:bidi="ar"/>
                  <w:rPrChange w:id="1520" w:author="95%" w:date="2026-04-14T14:33:00Z">
                    <w:rPr>
                      <w:rFonts w:hint="eastAsia" w:ascii="SimSun" w:hAnsi="SimSun" w:eastAsia="SimSun" w:cs="SimSun"/>
                      <w:i w:val="0"/>
                      <w:iCs w:val="0"/>
                      <w:color w:val="auto"/>
                      <w:kern w:val="0"/>
                      <w:sz w:val="21"/>
                      <w:szCs w:val="21"/>
                      <w:highlight w:val="none"/>
                      <w:u w:val="none"/>
                      <w:lang w:val="en-US" w:eastAsia="zh-CN" w:bidi="ar"/>
                    </w:rPr>
                  </w:rPrChange>
                </w:rPr>
                <w:delText>最小压力支持</w:delText>
              </w:r>
            </w:del>
          </w:p>
        </w:tc>
        <w:tc>
          <w:tcPr>
            <w:tcW w:w="3358" w:type="dxa"/>
            <w:tcBorders>
              <w:top w:val="nil"/>
              <w:left w:val="nil"/>
              <w:bottom w:val="nil"/>
              <w:right w:val="nil"/>
            </w:tcBorders>
            <w:shd w:val="clear" w:color="auto" w:fill="auto"/>
            <w:vAlign w:val="center"/>
          </w:tcPr>
          <w:p w14:paraId="4C074D56">
            <w:pPr>
              <w:keepNext w:val="0"/>
              <w:keepLines w:val="0"/>
              <w:widowControl/>
              <w:suppressLineNumbers w:val="0"/>
              <w:snapToGrid w:val="0"/>
              <w:spacing w:line="240" w:lineRule="auto"/>
              <w:ind w:left="0" w:leftChars="0" w:right="0" w:rightChars="0" w:firstLine="0" w:firstLineChars="0"/>
              <w:jc w:val="left"/>
              <w:textAlignment w:val="center"/>
              <w:rPr>
                <w:del w:id="1521" w:author="95%" w:date="2026-05-19T14:11:00Z"/>
                <w:rFonts w:hint="eastAsia" w:ascii="SimSun" w:hAnsi="SimSun" w:eastAsia="SimSun" w:cs="SimSun"/>
                <w:i w:val="0"/>
                <w:iCs w:val="0"/>
                <w:color w:val="auto"/>
                <w:kern w:val="0"/>
                <w:sz w:val="21"/>
                <w:szCs w:val="21"/>
                <w:highlight w:val="none"/>
                <w:u w:val="none"/>
                <w:lang w:bidi="ar"/>
                <w:rPrChange w:id="1522" w:author="95%" w:date="2026-08-06T11:55:59Z">
                  <w:rPr>
                    <w:del w:id="1523" w:author="95%" w:date="2026-05-19T14:11:00Z"/>
                    <w:rFonts w:hint="eastAsia" w:ascii="SimSun" w:hAnsi="SimSun" w:eastAsia="SimSun" w:cs="SimSun"/>
                    <w:i w:val="0"/>
                    <w:iCs w:val="0"/>
                    <w:color w:val="auto"/>
                    <w:sz w:val="21"/>
                    <w:szCs w:val="21"/>
                    <w:highlight w:val="none"/>
                    <w:u w:val="none"/>
                  </w:rPr>
                </w:rPrChange>
              </w:rPr>
            </w:pPr>
            <w:del w:id="1524" w:author="95%" w:date="2026-05-19T14:11:00Z">
              <w:r>
                <w:rPr>
                  <w:rFonts w:hint="eastAsia" w:ascii="SimSun" w:hAnsi="SimSun" w:eastAsia="SimSun" w:cs="SimSun"/>
                  <w:i w:val="0"/>
                  <w:iCs w:val="0"/>
                  <w:color w:val="auto"/>
                  <w:kern w:val="0"/>
                  <w:sz w:val="21"/>
                  <w:szCs w:val="21"/>
                  <w:highlight w:val="none"/>
                  <w:u w:val="none"/>
                  <w:lang w:val="en-US" w:eastAsia="zh-CN" w:bidi="ar"/>
                </w:rPr>
                <w:delText>设置压力支持的最小值。</w:delText>
              </w:r>
            </w:del>
          </w:p>
        </w:tc>
        <w:tc>
          <w:tcPr>
            <w:tcW w:w="706" w:type="dxa"/>
            <w:tcBorders>
              <w:top w:val="nil"/>
              <w:left w:val="nil"/>
              <w:bottom w:val="nil"/>
              <w:right w:val="nil"/>
            </w:tcBorders>
            <w:shd w:val="clear" w:color="auto" w:fill="auto"/>
            <w:noWrap/>
            <w:vAlign w:val="center"/>
          </w:tcPr>
          <w:p w14:paraId="7CAC571D">
            <w:pPr>
              <w:snapToGrid w:val="0"/>
              <w:ind w:left="0" w:leftChars="0" w:right="0" w:rightChars="0" w:firstLine="0" w:firstLineChars="0"/>
              <w:jc w:val="center"/>
              <w:rPr>
                <w:del w:id="1525" w:author="95%" w:date="2026-05-19T14:11:00Z"/>
                <w:rFonts w:hint="eastAsia" w:ascii="SimSun" w:hAnsi="SimSun" w:eastAsia="SimSun" w:cs="SimSun"/>
                <w:i w:val="0"/>
                <w:iCs w:val="0"/>
                <w:color w:val="auto"/>
                <w:sz w:val="21"/>
                <w:szCs w:val="21"/>
                <w:highlight w:val="yellow"/>
                <w:u w:val="none"/>
                <w:rPrChange w:id="1526" w:author="95%" w:date="2026-04-14T14:33:00Z">
                  <w:rPr>
                    <w:del w:id="1527" w:author="95%" w:date="2026-05-19T14:11:00Z"/>
                    <w:rFonts w:hint="eastAsia" w:ascii="SimSun" w:hAnsi="SimSun" w:eastAsia="SimSun" w:cs="SimSun"/>
                    <w:i w:val="0"/>
                    <w:iCs w:val="0"/>
                    <w:color w:val="auto"/>
                    <w:sz w:val="21"/>
                    <w:szCs w:val="21"/>
                    <w:highlight w:val="none"/>
                    <w:u w:val="none"/>
                  </w:rPr>
                </w:rPrChange>
              </w:rPr>
            </w:pPr>
          </w:p>
        </w:tc>
        <w:tc>
          <w:tcPr>
            <w:tcW w:w="706" w:type="dxa"/>
            <w:tcBorders>
              <w:top w:val="nil"/>
              <w:left w:val="nil"/>
              <w:bottom w:val="nil"/>
              <w:right w:val="nil"/>
            </w:tcBorders>
            <w:shd w:val="clear" w:color="auto" w:fill="auto"/>
            <w:noWrap/>
            <w:vAlign w:val="center"/>
          </w:tcPr>
          <w:p w14:paraId="6B6F8575">
            <w:pPr>
              <w:snapToGrid w:val="0"/>
              <w:ind w:left="0" w:leftChars="0" w:right="0" w:rightChars="0" w:firstLine="0" w:firstLineChars="0"/>
              <w:jc w:val="center"/>
              <w:rPr>
                <w:del w:id="1528" w:author="95%" w:date="2026-05-19T14:11:00Z"/>
                <w:rFonts w:hint="eastAsia" w:ascii="SimSun" w:hAnsi="SimSun" w:eastAsia="SimSun" w:cs="SimSun"/>
                <w:i w:val="0"/>
                <w:iCs w:val="0"/>
                <w:color w:val="auto"/>
                <w:sz w:val="21"/>
                <w:szCs w:val="21"/>
                <w:highlight w:val="yellow"/>
                <w:u w:val="none"/>
                <w:rPrChange w:id="1529" w:author="95%" w:date="2026-04-14T14:33:00Z">
                  <w:rPr>
                    <w:del w:id="1530" w:author="95%" w:date="2026-05-19T14:11:00Z"/>
                    <w:rFonts w:hint="eastAsia" w:ascii="SimSun" w:hAnsi="SimSun" w:eastAsia="SimSun" w:cs="SimSun"/>
                    <w:i w:val="0"/>
                    <w:iCs w:val="0"/>
                    <w:color w:val="auto"/>
                    <w:sz w:val="21"/>
                    <w:szCs w:val="21"/>
                    <w:highlight w:val="none"/>
                    <w:u w:val="none"/>
                  </w:rPr>
                </w:rPrChange>
              </w:rPr>
            </w:pPr>
          </w:p>
        </w:tc>
        <w:tc>
          <w:tcPr>
            <w:tcW w:w="461" w:type="dxa"/>
            <w:tcBorders>
              <w:top w:val="nil"/>
              <w:left w:val="nil"/>
              <w:bottom w:val="nil"/>
              <w:right w:val="nil"/>
            </w:tcBorders>
            <w:shd w:val="clear" w:color="auto" w:fill="auto"/>
            <w:noWrap/>
            <w:vAlign w:val="center"/>
          </w:tcPr>
          <w:p w14:paraId="25CA1972">
            <w:pPr>
              <w:snapToGrid w:val="0"/>
              <w:ind w:left="0" w:leftChars="0" w:right="0" w:rightChars="0" w:firstLine="0" w:firstLineChars="0"/>
              <w:jc w:val="center"/>
              <w:rPr>
                <w:del w:id="1531" w:author="95%" w:date="2026-05-19T14:11:00Z"/>
                <w:rFonts w:hint="eastAsia" w:ascii="SimSun" w:hAnsi="SimSun" w:eastAsia="SimSun" w:cs="SimSun"/>
                <w:i w:val="0"/>
                <w:iCs w:val="0"/>
                <w:color w:val="auto"/>
                <w:sz w:val="21"/>
                <w:szCs w:val="21"/>
                <w:highlight w:val="yellow"/>
                <w:u w:val="none"/>
                <w:rPrChange w:id="1532" w:author="95%" w:date="2026-04-14T14:33:00Z">
                  <w:rPr>
                    <w:del w:id="1533" w:author="95%" w:date="2026-05-19T14:11:00Z"/>
                    <w:rFonts w:hint="eastAsia" w:ascii="SimSun" w:hAnsi="SimSun" w:eastAsia="SimSun" w:cs="SimSun"/>
                    <w:i w:val="0"/>
                    <w:iCs w:val="0"/>
                    <w:color w:val="auto"/>
                    <w:sz w:val="21"/>
                    <w:szCs w:val="21"/>
                    <w:highlight w:val="none"/>
                    <w:u w:val="none"/>
                  </w:rPr>
                </w:rPrChange>
              </w:rPr>
            </w:pPr>
          </w:p>
        </w:tc>
        <w:tc>
          <w:tcPr>
            <w:tcW w:w="830" w:type="dxa"/>
            <w:tcBorders>
              <w:top w:val="nil"/>
              <w:left w:val="nil"/>
              <w:bottom w:val="nil"/>
              <w:right w:val="nil"/>
            </w:tcBorders>
            <w:shd w:val="clear" w:color="auto" w:fill="auto"/>
            <w:noWrap/>
            <w:vAlign w:val="center"/>
          </w:tcPr>
          <w:p w14:paraId="6FFA2F62">
            <w:pPr>
              <w:snapToGrid w:val="0"/>
              <w:ind w:left="0" w:leftChars="0" w:right="0" w:rightChars="0" w:firstLine="0" w:firstLineChars="0"/>
              <w:jc w:val="center"/>
              <w:rPr>
                <w:del w:id="1534" w:author="95%" w:date="2026-05-19T14:11:00Z"/>
                <w:rFonts w:hint="eastAsia" w:ascii="SimSun" w:hAnsi="SimSun" w:eastAsia="SimSun" w:cs="SimSun"/>
                <w:i w:val="0"/>
                <w:iCs w:val="0"/>
                <w:color w:val="auto"/>
                <w:sz w:val="21"/>
                <w:szCs w:val="21"/>
                <w:highlight w:val="yellow"/>
                <w:u w:val="none"/>
                <w:rPrChange w:id="1535" w:author="95%" w:date="2026-04-14T14:33:00Z">
                  <w:rPr>
                    <w:del w:id="1536" w:author="95%" w:date="2026-05-19T14:11:00Z"/>
                    <w:rFonts w:hint="eastAsia" w:ascii="SimSun" w:hAnsi="SimSun" w:eastAsia="SimSun" w:cs="SimSun"/>
                    <w:i w:val="0"/>
                    <w:iCs w:val="0"/>
                    <w:color w:val="auto"/>
                    <w:sz w:val="21"/>
                    <w:szCs w:val="21"/>
                    <w:highlight w:val="none"/>
                    <w:u w:val="none"/>
                  </w:rPr>
                </w:rPrChange>
              </w:rPr>
            </w:pPr>
          </w:p>
        </w:tc>
      </w:tr>
      <w:tr w14:paraId="6C830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1537" w:author="95%" w:date="2026-08-06T11:53:3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90" w:hRule="atLeast"/>
          <w:jc w:val="center"/>
          <w:trPrChange w:id="1537" w:author="95%" w:date="2026-08-06T11:53:38Z">
            <w:trPr>
              <w:trHeight w:val="0" w:hRule="atLeast"/>
              <w:jc w:val="center"/>
            </w:trPr>
          </w:trPrChange>
        </w:trPr>
        <w:tc>
          <w:tcPr>
            <w:tcW w:w="1800" w:type="dxa"/>
            <w:tcBorders>
              <w:top w:val="nil"/>
              <w:left w:val="nil"/>
              <w:bottom w:val="nil"/>
              <w:right w:val="nil"/>
            </w:tcBorders>
            <w:shd w:val="clear" w:color="auto" w:fill="auto"/>
            <w:vAlign w:val="center"/>
            <w:tcPrChange w:id="1538" w:author="95%" w:date="2026-08-06T11:53:38Z">
              <w:tcPr>
                <w:tcW w:w="1800" w:type="dxa"/>
                <w:tcBorders>
                  <w:top w:val="nil"/>
                  <w:left w:val="nil"/>
                  <w:bottom w:val="nil"/>
                  <w:right w:val="nil"/>
                </w:tcBorders>
                <w:shd w:val="clear" w:color="auto" w:fill="auto"/>
                <w:vAlign w:val="center"/>
              </w:tcPr>
            </w:tcPrChange>
          </w:tcPr>
          <w:p w14:paraId="2AA42D2B">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呼气末正压</w:t>
            </w:r>
          </w:p>
        </w:tc>
        <w:tc>
          <w:tcPr>
            <w:tcW w:w="3358" w:type="dxa"/>
            <w:tcBorders>
              <w:top w:val="nil"/>
              <w:left w:val="nil"/>
              <w:bottom w:val="nil"/>
              <w:right w:val="nil"/>
            </w:tcBorders>
            <w:shd w:val="clear" w:color="auto" w:fill="auto"/>
            <w:vAlign w:val="center"/>
            <w:tcPrChange w:id="1539" w:author="95%" w:date="2026-08-06T11:53:38Z">
              <w:tcPr>
                <w:tcW w:w="3358" w:type="dxa"/>
                <w:tcBorders>
                  <w:top w:val="nil"/>
                  <w:left w:val="nil"/>
                  <w:bottom w:val="nil"/>
                  <w:right w:val="nil"/>
                </w:tcBorders>
                <w:shd w:val="clear" w:color="auto" w:fill="auto"/>
                <w:vAlign w:val="center"/>
              </w:tcPr>
            </w:tcPrChange>
          </w:tcPr>
          <w:p w14:paraId="593B869F">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40" w:author="95%" w:date="2026-08-06T11:55:59Z">
                  <w:rPr>
                    <w:rFonts w:hint="eastAsia" w:ascii="SimSun" w:hAnsi="SimSun" w:eastAsia="SimSun" w:cs="SimSun"/>
                    <w:i w:val="0"/>
                    <w:iCs w:val="0"/>
                    <w:color w:val="auto"/>
                    <w:sz w:val="21"/>
                    <w:szCs w:val="21"/>
                    <w:highlight w:val="none"/>
                    <w:u w:val="none"/>
                  </w:rPr>
                </w:rPrChange>
              </w:rPr>
            </w:pPr>
            <w:ins w:id="1541" w:author="95%" w:date="2026-08-06T11:53:40Z">
              <w:r>
                <w:rPr>
                  <w:rFonts w:hint="eastAsia" w:ascii="SimSun" w:hAnsi="SimSun" w:eastAsia="SimSun" w:cs="SimSun"/>
                  <w:color w:val="auto"/>
                  <w:kern w:val="0"/>
                  <w:sz w:val="21"/>
                  <w:szCs w:val="21"/>
                  <w:highlight w:val="none"/>
                  <w:u w:val="none"/>
                  <w:lang w:bidi="ar"/>
                  <w:rPrChange w:id="1542" w:author="95%" w:date="2026-08-06T11:55:59Z">
                    <w:rPr>
                      <w:rFonts w:ascii="SimSun" w:hAnsi="SimSun" w:eastAsia="SimSun" w:cs="SimSun"/>
                      <w:sz w:val="24"/>
                      <w:szCs w:val="24"/>
                    </w:rPr>
                  </w:rPrChange>
                </w:rPr>
                <w:t>设置呼气末阶段、下一次吸气开始前装置向患者输送的压力（EEPAP）。</w:t>
              </w:r>
            </w:ins>
            <w:del w:id="1543" w:author="95%" w:date="2026-08-06T11:53:40Z">
              <w:r>
                <w:rPr>
                  <w:rFonts w:hint="eastAsia" w:ascii="SimSun" w:hAnsi="SimSun" w:eastAsia="SimSun" w:cs="SimSun"/>
                  <w:i w:val="0"/>
                  <w:iCs w:val="0"/>
                  <w:color w:val="auto"/>
                  <w:kern w:val="0"/>
                  <w:sz w:val="21"/>
                  <w:szCs w:val="21"/>
                  <w:highlight w:val="none"/>
                  <w:u w:val="none"/>
                  <w:lang w:val="en-US" w:eastAsia="zh-CN" w:bidi="ar"/>
                </w:rPr>
                <w:delText>设置装置从呼气切换到吸气触发中间态时，向患者输送的压力。</w:delText>
              </w:r>
            </w:del>
          </w:p>
        </w:tc>
        <w:tc>
          <w:tcPr>
            <w:tcW w:w="706" w:type="dxa"/>
            <w:tcBorders>
              <w:top w:val="nil"/>
              <w:left w:val="nil"/>
              <w:bottom w:val="nil"/>
              <w:right w:val="nil"/>
            </w:tcBorders>
            <w:shd w:val="clear" w:color="auto" w:fill="auto"/>
            <w:noWrap/>
            <w:vAlign w:val="center"/>
            <w:tcPrChange w:id="1544" w:author="95%" w:date="2026-08-06T11:53:38Z">
              <w:tcPr>
                <w:tcW w:w="706" w:type="dxa"/>
                <w:tcBorders>
                  <w:top w:val="nil"/>
                  <w:left w:val="nil"/>
                  <w:bottom w:val="nil"/>
                  <w:right w:val="nil"/>
                </w:tcBorders>
                <w:shd w:val="clear" w:color="auto" w:fill="auto"/>
                <w:noWrap/>
                <w:vAlign w:val="center"/>
              </w:tcPr>
            </w:tcPrChange>
          </w:tcPr>
          <w:p w14:paraId="026E6518">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Change w:id="1545" w:author="95%" w:date="2026-08-06T11:53:38Z">
              <w:tcPr>
                <w:tcW w:w="706" w:type="dxa"/>
                <w:tcBorders>
                  <w:top w:val="nil"/>
                  <w:left w:val="nil"/>
                  <w:bottom w:val="nil"/>
                  <w:right w:val="nil"/>
                </w:tcBorders>
                <w:shd w:val="clear" w:color="auto" w:fill="auto"/>
                <w:noWrap/>
                <w:vAlign w:val="center"/>
              </w:tcPr>
            </w:tcPrChange>
          </w:tcPr>
          <w:p w14:paraId="73B75D41">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Change w:id="1546" w:author="95%" w:date="2026-08-06T11:53:38Z">
              <w:tcPr>
                <w:tcW w:w="461" w:type="dxa"/>
                <w:tcBorders>
                  <w:top w:val="nil"/>
                  <w:left w:val="nil"/>
                  <w:bottom w:val="nil"/>
                  <w:right w:val="nil"/>
                </w:tcBorders>
                <w:shd w:val="clear" w:color="auto" w:fill="auto"/>
                <w:noWrap/>
                <w:vAlign w:val="center"/>
              </w:tcPr>
            </w:tcPrChange>
          </w:tcPr>
          <w:p w14:paraId="2AC7C635">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Change w:id="1547" w:author="95%" w:date="2026-08-06T11:53:38Z">
              <w:tcPr>
                <w:tcW w:w="830" w:type="dxa"/>
                <w:tcBorders>
                  <w:top w:val="nil"/>
                  <w:left w:val="nil"/>
                  <w:bottom w:val="nil"/>
                  <w:right w:val="nil"/>
                </w:tcBorders>
                <w:shd w:val="clear" w:color="auto" w:fill="auto"/>
                <w:noWrap/>
                <w:vAlign w:val="center"/>
              </w:tcPr>
            </w:tcPrChange>
          </w:tcPr>
          <w:p w14:paraId="2E43E77D">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r>
      <w:tr w14:paraId="53239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0B13BB23">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最大呼气末正压</w:t>
            </w:r>
          </w:p>
        </w:tc>
        <w:tc>
          <w:tcPr>
            <w:tcW w:w="3358" w:type="dxa"/>
            <w:tcBorders>
              <w:top w:val="nil"/>
              <w:left w:val="nil"/>
              <w:bottom w:val="nil"/>
              <w:right w:val="nil"/>
            </w:tcBorders>
            <w:shd w:val="clear" w:color="auto" w:fill="auto"/>
            <w:vAlign w:val="center"/>
          </w:tcPr>
          <w:p w14:paraId="04F8E315">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48" w:author="95%" w:date="2026-08-06T11:55:59Z">
                  <w:rPr>
                    <w:rFonts w:hint="eastAsia" w:ascii="SimSun" w:hAnsi="SimSun" w:eastAsia="SimSun" w:cs="SimSun"/>
                    <w:i w:val="0"/>
                    <w:iCs w:val="0"/>
                    <w:color w:val="auto"/>
                    <w:sz w:val="21"/>
                    <w:szCs w:val="21"/>
                    <w:highlight w:val="none"/>
                    <w:u w:val="none"/>
                  </w:rPr>
                </w:rPrChange>
              </w:rPr>
            </w:pPr>
            <w:ins w:id="1549" w:author="95%" w:date="2026-08-06T11:53:47Z">
              <w:r>
                <w:rPr>
                  <w:rStyle w:val="6"/>
                  <w:rFonts w:hint="eastAsia" w:ascii="SimSun" w:hAnsi="SimSun" w:eastAsia="SimSun" w:cs="SimSun"/>
                  <w:color w:val="auto"/>
                  <w:kern w:val="0"/>
                  <w:sz w:val="21"/>
                  <w:szCs w:val="21"/>
                  <w:highlight w:val="none"/>
                  <w:u w:val="none"/>
                  <w:lang w:bidi="ar"/>
                  <w:rPrChange w:id="1550" w:author="95%" w:date="2026-08-06T11:55:59Z">
                    <w:rPr>
                      <w:rStyle w:val="21"/>
                      <w:rFonts w:ascii="SimSun" w:hAnsi="SimSun" w:eastAsia="SimSun" w:cs="SimSun"/>
                      <w:sz w:val="24"/>
                      <w:szCs w:val="24"/>
                    </w:rPr>
                  </w:rPrChange>
                </w:rPr>
                <w:t>设置呼气末正压自动调节时允许达到的最大值。</w:t>
              </w:r>
            </w:ins>
            <w:del w:id="1551" w:author="95%" w:date="2026-08-06T11:53:47Z">
              <w:r>
                <w:rPr>
                  <w:rFonts w:hint="eastAsia" w:ascii="SimSun" w:hAnsi="SimSun" w:eastAsia="SimSun" w:cs="SimSun"/>
                  <w:i w:val="0"/>
                  <w:iCs w:val="0"/>
                  <w:color w:val="auto"/>
                  <w:kern w:val="0"/>
                  <w:sz w:val="21"/>
                  <w:szCs w:val="21"/>
                  <w:highlight w:val="none"/>
                  <w:u w:val="none"/>
                  <w:lang w:val="en-US" w:eastAsia="zh-CN" w:bidi="ar"/>
                </w:rPr>
                <w:delText>设置呼气末正压的最大值。</w:delText>
              </w:r>
            </w:del>
          </w:p>
        </w:tc>
        <w:tc>
          <w:tcPr>
            <w:tcW w:w="706" w:type="dxa"/>
            <w:tcBorders>
              <w:top w:val="nil"/>
              <w:left w:val="nil"/>
              <w:bottom w:val="nil"/>
              <w:right w:val="nil"/>
            </w:tcBorders>
            <w:shd w:val="clear" w:color="auto" w:fill="auto"/>
            <w:noWrap/>
            <w:vAlign w:val="center"/>
          </w:tcPr>
          <w:p w14:paraId="38F88041">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2CB693DF">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7F38509A">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598D5735">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49668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419D2E34">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最小呼气末正压</w:t>
            </w:r>
          </w:p>
        </w:tc>
        <w:tc>
          <w:tcPr>
            <w:tcW w:w="3358" w:type="dxa"/>
            <w:tcBorders>
              <w:top w:val="nil"/>
              <w:left w:val="nil"/>
              <w:bottom w:val="nil"/>
              <w:right w:val="nil"/>
            </w:tcBorders>
            <w:shd w:val="clear" w:color="auto" w:fill="auto"/>
            <w:vAlign w:val="center"/>
          </w:tcPr>
          <w:p w14:paraId="0E26468A">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52" w:author="95%" w:date="2026-08-06T11:55:59Z">
                  <w:rPr>
                    <w:rFonts w:hint="eastAsia" w:ascii="SimSun" w:hAnsi="SimSun" w:eastAsia="SimSun" w:cs="SimSun"/>
                    <w:i w:val="0"/>
                    <w:iCs w:val="0"/>
                    <w:color w:val="auto"/>
                    <w:sz w:val="21"/>
                    <w:szCs w:val="21"/>
                    <w:highlight w:val="none"/>
                    <w:u w:val="none"/>
                  </w:rPr>
                </w:rPrChange>
              </w:rPr>
            </w:pPr>
            <w:ins w:id="1553" w:author="95%" w:date="2026-08-06T11:53:49Z">
              <w:r>
                <w:rPr>
                  <w:rStyle w:val="6"/>
                  <w:rFonts w:hint="eastAsia" w:ascii="SimSun" w:hAnsi="SimSun" w:eastAsia="SimSun" w:cs="SimSun"/>
                  <w:color w:val="auto"/>
                  <w:kern w:val="0"/>
                  <w:sz w:val="21"/>
                  <w:szCs w:val="21"/>
                  <w:highlight w:val="none"/>
                  <w:u w:val="none"/>
                  <w:lang w:bidi="ar"/>
                  <w:rPrChange w:id="1554" w:author="95%" w:date="2026-08-06T11:55:59Z">
                    <w:rPr>
                      <w:rStyle w:val="21"/>
                      <w:rFonts w:ascii="SimSun" w:hAnsi="SimSun" w:eastAsia="SimSun" w:cs="SimSun"/>
                      <w:sz w:val="24"/>
                      <w:szCs w:val="24"/>
                    </w:rPr>
                  </w:rPrChange>
                </w:rPr>
                <w:t>设置呼气末正压自动调节时允许达到的最</w:t>
              </w:r>
            </w:ins>
            <w:ins w:id="1555" w:author="95%" w:date="2026-08-06T11:53:52Z">
              <w:r>
                <w:rPr>
                  <w:rStyle w:val="6"/>
                  <w:rFonts w:hint="eastAsia" w:ascii="SimSun" w:hAnsi="SimSun" w:eastAsia="SimSun" w:cs="SimSun"/>
                  <w:color w:val="auto"/>
                  <w:kern w:val="0"/>
                  <w:sz w:val="21"/>
                  <w:szCs w:val="21"/>
                  <w:highlight w:val="none"/>
                  <w:u w:val="none"/>
                  <w:lang w:val="en-US" w:eastAsia="zh-CN" w:bidi="ar"/>
                  <w:rPrChange w:id="1556" w:author="95%" w:date="2026-08-06T11:55:59Z">
                    <w:rPr>
                      <w:rStyle w:val="21"/>
                      <w:rFonts w:hint="eastAsia" w:ascii="SimSun" w:hAnsi="SimSun" w:eastAsia="SimSun" w:cs="SimSun"/>
                      <w:sz w:val="24"/>
                      <w:szCs w:val="24"/>
                      <w:lang w:val="en-US" w:eastAsia="zh-CN"/>
                    </w:rPr>
                  </w:rPrChange>
                </w:rPr>
                <w:t>小</w:t>
              </w:r>
            </w:ins>
            <w:ins w:id="1557" w:author="95%" w:date="2026-08-06T11:53:49Z">
              <w:r>
                <w:rPr>
                  <w:rStyle w:val="6"/>
                  <w:rFonts w:hint="eastAsia" w:ascii="SimSun" w:hAnsi="SimSun" w:eastAsia="SimSun" w:cs="SimSun"/>
                  <w:color w:val="auto"/>
                  <w:kern w:val="0"/>
                  <w:sz w:val="21"/>
                  <w:szCs w:val="21"/>
                  <w:highlight w:val="none"/>
                  <w:u w:val="none"/>
                  <w:lang w:bidi="ar"/>
                  <w:rPrChange w:id="1558" w:author="95%" w:date="2026-08-06T11:55:59Z">
                    <w:rPr>
                      <w:rStyle w:val="21"/>
                      <w:rFonts w:ascii="SimSun" w:hAnsi="SimSun" w:eastAsia="SimSun" w:cs="SimSun"/>
                      <w:sz w:val="24"/>
                      <w:szCs w:val="24"/>
                    </w:rPr>
                  </w:rPrChange>
                </w:rPr>
                <w:t>值。</w:t>
              </w:r>
            </w:ins>
            <w:del w:id="1559" w:author="95%" w:date="2026-08-06T11:53:49Z">
              <w:r>
                <w:rPr>
                  <w:rFonts w:hint="eastAsia" w:ascii="SimSun" w:hAnsi="SimSun" w:eastAsia="SimSun" w:cs="SimSun"/>
                  <w:i w:val="0"/>
                  <w:iCs w:val="0"/>
                  <w:color w:val="auto"/>
                  <w:kern w:val="0"/>
                  <w:sz w:val="21"/>
                  <w:szCs w:val="21"/>
                  <w:highlight w:val="none"/>
                  <w:u w:val="none"/>
                  <w:lang w:val="en-US" w:eastAsia="zh-CN" w:bidi="ar"/>
                </w:rPr>
                <w:delText>设置呼气末正压的最小值。</w:delText>
              </w:r>
            </w:del>
          </w:p>
        </w:tc>
        <w:tc>
          <w:tcPr>
            <w:tcW w:w="706" w:type="dxa"/>
            <w:tcBorders>
              <w:top w:val="nil"/>
              <w:left w:val="nil"/>
              <w:bottom w:val="nil"/>
              <w:right w:val="nil"/>
            </w:tcBorders>
            <w:shd w:val="clear" w:color="auto" w:fill="auto"/>
            <w:noWrap/>
            <w:vAlign w:val="center"/>
          </w:tcPr>
          <w:p w14:paraId="1FE8D6C1">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12DF3DBC">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6767AB67">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36FB963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6D2E5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4217EDB5">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最大吸气时间</w:t>
            </w:r>
          </w:p>
        </w:tc>
        <w:tc>
          <w:tcPr>
            <w:tcW w:w="3358" w:type="dxa"/>
            <w:tcBorders>
              <w:top w:val="nil"/>
              <w:left w:val="nil"/>
              <w:bottom w:val="nil"/>
              <w:right w:val="nil"/>
            </w:tcBorders>
            <w:shd w:val="clear" w:color="auto" w:fill="auto"/>
            <w:vAlign w:val="center"/>
          </w:tcPr>
          <w:p w14:paraId="1DAA136A">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60" w:author="95%" w:date="2026-08-06T11:55:59Z">
                  <w:rPr>
                    <w:rFonts w:hint="eastAsia" w:ascii="SimSun" w:hAnsi="SimSun" w:eastAsia="SimSun" w:cs="SimSun"/>
                    <w:i w:val="0"/>
                    <w:iCs w:val="0"/>
                    <w:color w:val="auto"/>
                    <w:sz w:val="21"/>
                    <w:szCs w:val="21"/>
                    <w:highlight w:val="none"/>
                    <w:u w:val="none"/>
                  </w:rPr>
                </w:rPrChange>
              </w:rPr>
            </w:pPr>
            <w:ins w:id="1561" w:author="95%" w:date="2026-08-06T11:53:59Z">
              <w:r>
                <w:rPr>
                  <w:rStyle w:val="6"/>
                  <w:rFonts w:hint="eastAsia" w:ascii="SimSun" w:hAnsi="SimSun" w:eastAsia="SimSun" w:cs="SimSun"/>
                  <w:color w:val="auto"/>
                  <w:kern w:val="0"/>
                  <w:sz w:val="21"/>
                  <w:szCs w:val="21"/>
                  <w:highlight w:val="none"/>
                  <w:u w:val="none"/>
                  <w:lang w:bidi="ar"/>
                  <w:rPrChange w:id="1562" w:author="95%" w:date="2026-08-06T11:55:59Z">
                    <w:rPr>
                      <w:rStyle w:val="21"/>
                      <w:rFonts w:ascii="SimSun" w:hAnsi="SimSun" w:eastAsia="SimSun" w:cs="SimSun"/>
                      <w:sz w:val="24"/>
                      <w:szCs w:val="24"/>
                    </w:rPr>
                  </w:rPrChange>
                </w:rPr>
                <w:t>设置每次呼吸中装置维持吸气压力的最长时间；达到该时间后，装置切换至呼气压力。</w:t>
              </w:r>
            </w:ins>
            <w:del w:id="1563" w:author="95%" w:date="2026-08-06T11:53:59Z">
              <w:r>
                <w:rPr>
                  <w:rFonts w:hint="eastAsia" w:ascii="SimSun" w:hAnsi="SimSun" w:eastAsia="SimSun" w:cs="SimSun"/>
                  <w:i w:val="0"/>
                  <w:iCs w:val="0"/>
                  <w:color w:val="auto"/>
                  <w:kern w:val="0"/>
                  <w:sz w:val="21"/>
                  <w:szCs w:val="21"/>
                  <w:highlight w:val="none"/>
                  <w:u w:val="none"/>
                  <w:lang w:val="en-US" w:eastAsia="zh-CN" w:bidi="ar"/>
                </w:rPr>
                <w:delText>设置装置在吸气压状态下的最大时间限制。</w:delText>
              </w:r>
            </w:del>
          </w:p>
        </w:tc>
        <w:tc>
          <w:tcPr>
            <w:tcW w:w="706" w:type="dxa"/>
            <w:tcBorders>
              <w:top w:val="nil"/>
              <w:left w:val="nil"/>
              <w:bottom w:val="nil"/>
              <w:right w:val="nil"/>
            </w:tcBorders>
            <w:shd w:val="clear" w:color="auto" w:fill="auto"/>
            <w:noWrap/>
            <w:vAlign w:val="center"/>
          </w:tcPr>
          <w:p w14:paraId="47E2FB75">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5EEA163B">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02AD6143">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391176E6">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5A62C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7782F59E">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最小吸气时间</w:t>
            </w:r>
          </w:p>
        </w:tc>
        <w:tc>
          <w:tcPr>
            <w:tcW w:w="3358" w:type="dxa"/>
            <w:tcBorders>
              <w:top w:val="nil"/>
              <w:left w:val="nil"/>
              <w:bottom w:val="nil"/>
              <w:right w:val="nil"/>
            </w:tcBorders>
            <w:shd w:val="clear" w:color="auto" w:fill="auto"/>
            <w:vAlign w:val="center"/>
          </w:tcPr>
          <w:p w14:paraId="4949EC04">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64" w:author="95%" w:date="2026-08-06T11:55:59Z">
                  <w:rPr>
                    <w:rFonts w:hint="eastAsia" w:ascii="SimSun" w:hAnsi="SimSun" w:eastAsia="SimSun" w:cs="SimSun"/>
                    <w:i w:val="0"/>
                    <w:iCs w:val="0"/>
                    <w:color w:val="auto"/>
                    <w:sz w:val="21"/>
                    <w:szCs w:val="21"/>
                    <w:highlight w:val="none"/>
                    <w:u w:val="none"/>
                  </w:rPr>
                </w:rPrChange>
              </w:rPr>
            </w:pPr>
            <w:ins w:id="1565" w:author="95%" w:date="2026-08-06T11:54:04Z">
              <w:r>
                <w:rPr>
                  <w:rStyle w:val="6"/>
                  <w:rFonts w:hint="eastAsia" w:ascii="SimSun" w:hAnsi="SimSun" w:eastAsia="SimSun" w:cs="SimSun"/>
                  <w:color w:val="auto"/>
                  <w:kern w:val="0"/>
                  <w:sz w:val="21"/>
                  <w:szCs w:val="21"/>
                  <w:highlight w:val="none"/>
                  <w:u w:val="none"/>
                  <w:lang w:bidi="ar"/>
                  <w:rPrChange w:id="1566" w:author="95%" w:date="2026-08-06T11:55:59Z">
                    <w:rPr>
                      <w:rStyle w:val="21"/>
                      <w:rFonts w:ascii="SimSun" w:hAnsi="SimSun" w:eastAsia="SimSun" w:cs="SimSun"/>
                      <w:sz w:val="24"/>
                      <w:szCs w:val="24"/>
                    </w:rPr>
                  </w:rPrChange>
                </w:rPr>
                <w:t>设置每次呼吸中装置维持吸气压力的最短时间。</w:t>
              </w:r>
            </w:ins>
            <w:del w:id="1567" w:author="95%" w:date="2026-08-06T11:54:04Z">
              <w:r>
                <w:rPr>
                  <w:rFonts w:hint="eastAsia" w:ascii="SimSun" w:hAnsi="SimSun" w:eastAsia="SimSun" w:cs="SimSun"/>
                  <w:i w:val="0"/>
                  <w:iCs w:val="0"/>
                  <w:color w:val="auto"/>
                  <w:kern w:val="0"/>
                  <w:sz w:val="21"/>
                  <w:szCs w:val="21"/>
                  <w:highlight w:val="none"/>
                  <w:u w:val="none"/>
                  <w:lang w:val="en-US" w:eastAsia="zh-CN" w:bidi="ar"/>
                </w:rPr>
                <w:delText>设置装置在吸气压状态下的最小时间限制。</w:delText>
              </w:r>
            </w:del>
          </w:p>
        </w:tc>
        <w:tc>
          <w:tcPr>
            <w:tcW w:w="706" w:type="dxa"/>
            <w:tcBorders>
              <w:top w:val="nil"/>
              <w:left w:val="nil"/>
              <w:bottom w:val="nil"/>
              <w:right w:val="nil"/>
            </w:tcBorders>
            <w:shd w:val="clear" w:color="auto" w:fill="auto"/>
            <w:noWrap/>
            <w:vAlign w:val="center"/>
          </w:tcPr>
          <w:p w14:paraId="68646D75">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5856768F">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560CB5FF">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0AD3FBA0">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5CD29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4AE2A68C">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压力上升坡度</w:t>
            </w:r>
          </w:p>
        </w:tc>
        <w:tc>
          <w:tcPr>
            <w:tcW w:w="3358" w:type="dxa"/>
            <w:tcBorders>
              <w:top w:val="nil"/>
              <w:left w:val="nil"/>
              <w:bottom w:val="nil"/>
              <w:right w:val="nil"/>
            </w:tcBorders>
            <w:shd w:val="clear" w:color="auto" w:fill="auto"/>
            <w:vAlign w:val="center"/>
          </w:tcPr>
          <w:p w14:paraId="23359042">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68" w:author="95%" w:date="2026-08-06T11:55:59Z">
                  <w:rPr>
                    <w:rFonts w:hint="eastAsia" w:ascii="SimSun" w:hAnsi="SimSun" w:eastAsia="SimSun" w:cs="SimSun"/>
                    <w:i w:val="0"/>
                    <w:iCs w:val="0"/>
                    <w:color w:val="auto"/>
                    <w:sz w:val="21"/>
                    <w:szCs w:val="21"/>
                    <w:highlight w:val="none"/>
                    <w:u w:val="none"/>
                  </w:rPr>
                </w:rPrChange>
              </w:rPr>
            </w:pPr>
            <w:ins w:id="1569" w:author="95%" w:date="2026-08-06T11:54:10Z">
              <w:r>
                <w:rPr>
                  <w:rStyle w:val="6"/>
                  <w:rFonts w:hint="eastAsia" w:ascii="SimSun" w:hAnsi="SimSun" w:eastAsia="SimSun" w:cs="SimSun"/>
                  <w:color w:val="auto"/>
                  <w:kern w:val="0"/>
                  <w:sz w:val="21"/>
                  <w:szCs w:val="21"/>
                  <w:highlight w:val="none"/>
                  <w:u w:val="none"/>
                  <w:lang w:bidi="ar"/>
                  <w:rPrChange w:id="1570" w:author="95%" w:date="2026-08-06T11:55:59Z">
                    <w:rPr>
                      <w:rStyle w:val="21"/>
                      <w:rFonts w:ascii="SimSun" w:hAnsi="SimSun" w:eastAsia="SimSun" w:cs="SimSun"/>
                      <w:sz w:val="24"/>
                      <w:szCs w:val="24"/>
                    </w:rPr>
                  </w:rPrChange>
                </w:rPr>
                <w:t>设置压力由呼气压力上升至吸气压力的快慢或所需时间。</w:t>
              </w:r>
            </w:ins>
            <w:del w:id="1571" w:author="95%" w:date="2026-08-06T11:54:10Z">
              <w:r>
                <w:rPr>
                  <w:rFonts w:hint="eastAsia" w:ascii="SimSun" w:hAnsi="SimSun" w:eastAsia="SimSun" w:cs="SimSun"/>
                  <w:i w:val="0"/>
                  <w:iCs w:val="0"/>
                  <w:color w:val="auto"/>
                  <w:kern w:val="0"/>
                  <w:sz w:val="21"/>
                  <w:szCs w:val="21"/>
                  <w:highlight w:val="none"/>
                  <w:u w:val="none"/>
                  <w:lang w:val="en-US" w:eastAsia="zh-CN" w:bidi="ar"/>
                </w:rPr>
                <w:delText>设置压力从呼气压升至吸气压所需的时间。</w:delText>
              </w:r>
            </w:del>
          </w:p>
        </w:tc>
        <w:tc>
          <w:tcPr>
            <w:tcW w:w="706" w:type="dxa"/>
            <w:tcBorders>
              <w:top w:val="nil"/>
              <w:left w:val="nil"/>
              <w:bottom w:val="nil"/>
              <w:right w:val="nil"/>
            </w:tcBorders>
            <w:shd w:val="clear" w:color="auto" w:fill="auto"/>
            <w:noWrap/>
            <w:vAlign w:val="center"/>
          </w:tcPr>
          <w:p w14:paraId="7A923A49">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6F70EA84">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35028043">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05D8CAE2">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3C8C0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1BB51588">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吸气灵敏度</w:t>
            </w:r>
          </w:p>
        </w:tc>
        <w:tc>
          <w:tcPr>
            <w:tcW w:w="3358" w:type="dxa"/>
            <w:tcBorders>
              <w:top w:val="nil"/>
              <w:left w:val="nil"/>
              <w:bottom w:val="nil"/>
              <w:right w:val="nil"/>
            </w:tcBorders>
            <w:shd w:val="clear" w:color="auto" w:fill="auto"/>
            <w:vAlign w:val="center"/>
          </w:tcPr>
          <w:p w14:paraId="77CECF94">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72" w:author="95%" w:date="2026-08-06T11:55:59Z">
                  <w:rPr>
                    <w:rFonts w:hint="eastAsia" w:ascii="SimSun" w:hAnsi="SimSun" w:eastAsia="SimSun" w:cs="SimSun"/>
                    <w:i w:val="0"/>
                    <w:iCs w:val="0"/>
                    <w:color w:val="auto"/>
                    <w:sz w:val="21"/>
                    <w:szCs w:val="21"/>
                    <w:highlight w:val="none"/>
                    <w:u w:val="none"/>
                  </w:rPr>
                </w:rPrChange>
              </w:rPr>
            </w:pPr>
            <w:ins w:id="1573" w:author="95%" w:date="2026-08-06T11:54:18Z">
              <w:r>
                <w:rPr>
                  <w:rStyle w:val="6"/>
                  <w:rFonts w:hint="eastAsia" w:ascii="SimSun" w:hAnsi="SimSun" w:eastAsia="SimSun" w:cs="SimSun"/>
                  <w:color w:val="auto"/>
                  <w:kern w:val="0"/>
                  <w:sz w:val="21"/>
                  <w:szCs w:val="21"/>
                  <w:highlight w:val="none"/>
                  <w:u w:val="none"/>
                  <w:lang w:bidi="ar"/>
                  <w:rPrChange w:id="1574" w:author="95%" w:date="2026-08-06T11:55:59Z">
                    <w:rPr>
                      <w:rStyle w:val="21"/>
                      <w:rFonts w:ascii="SimSun" w:hAnsi="SimSun" w:eastAsia="SimSun" w:cs="SimSun"/>
                      <w:sz w:val="24"/>
                      <w:szCs w:val="24"/>
                    </w:rPr>
                  </w:rPrChange>
                </w:rPr>
                <w:t>设置装置识别患者吸气开始，并由呼气压力切换至吸气压力的灵敏程度。</w:t>
              </w:r>
            </w:ins>
            <w:del w:id="1575" w:author="95%" w:date="2026-08-06T11:54:18Z">
              <w:r>
                <w:rPr>
                  <w:rFonts w:hint="eastAsia" w:ascii="SimSun" w:hAnsi="SimSun" w:eastAsia="SimSun" w:cs="SimSun"/>
                  <w:i w:val="0"/>
                  <w:iCs w:val="0"/>
                  <w:color w:val="auto"/>
                  <w:kern w:val="0"/>
                  <w:sz w:val="21"/>
                  <w:szCs w:val="21"/>
                  <w:highlight w:val="none"/>
                  <w:u w:val="none"/>
                  <w:lang w:val="en-US" w:eastAsia="zh-CN" w:bidi="ar"/>
                </w:rPr>
                <w:delText>设置吸气流量水平，高于此水平时装置将从呼气压切换到吸气压。</w:delText>
              </w:r>
            </w:del>
          </w:p>
        </w:tc>
        <w:tc>
          <w:tcPr>
            <w:tcW w:w="706" w:type="dxa"/>
            <w:tcBorders>
              <w:top w:val="nil"/>
              <w:left w:val="nil"/>
              <w:bottom w:val="nil"/>
              <w:right w:val="nil"/>
            </w:tcBorders>
            <w:shd w:val="clear" w:color="auto" w:fill="auto"/>
            <w:noWrap/>
            <w:vAlign w:val="center"/>
          </w:tcPr>
          <w:p w14:paraId="5A856457">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08670515">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2B4A54F2">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7EE4DC78">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13B28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2C89AA6D">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呼气灵敏度</w:t>
            </w:r>
          </w:p>
        </w:tc>
        <w:tc>
          <w:tcPr>
            <w:tcW w:w="3358" w:type="dxa"/>
            <w:tcBorders>
              <w:top w:val="nil"/>
              <w:left w:val="nil"/>
              <w:bottom w:val="nil"/>
              <w:right w:val="nil"/>
            </w:tcBorders>
            <w:shd w:val="clear" w:color="auto" w:fill="auto"/>
            <w:vAlign w:val="center"/>
          </w:tcPr>
          <w:p w14:paraId="68F3B388">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76" w:author="95%" w:date="2026-08-06T11:55:59Z">
                  <w:rPr>
                    <w:rFonts w:hint="eastAsia" w:ascii="SimSun" w:hAnsi="SimSun" w:eastAsia="SimSun" w:cs="SimSun"/>
                    <w:i w:val="0"/>
                    <w:iCs w:val="0"/>
                    <w:color w:val="auto"/>
                    <w:sz w:val="21"/>
                    <w:szCs w:val="21"/>
                    <w:highlight w:val="none"/>
                    <w:u w:val="none"/>
                  </w:rPr>
                </w:rPrChange>
              </w:rPr>
            </w:pPr>
            <w:ins w:id="1577" w:author="95%" w:date="2026-08-06T11:54:25Z">
              <w:r>
                <w:rPr>
                  <w:rFonts w:hint="eastAsia" w:ascii="SimSun" w:hAnsi="SimSun" w:eastAsia="SimSun" w:cs="SimSun"/>
                  <w:color w:val="auto"/>
                  <w:kern w:val="0"/>
                  <w:sz w:val="21"/>
                  <w:szCs w:val="21"/>
                  <w:highlight w:val="none"/>
                  <w:u w:val="none"/>
                  <w:lang w:bidi="ar"/>
                  <w:rPrChange w:id="1578" w:author="95%" w:date="2026-08-06T11:55:59Z">
                    <w:rPr>
                      <w:rFonts w:ascii="SimSun" w:hAnsi="SimSun" w:eastAsia="SimSun" w:cs="SimSun"/>
                      <w:sz w:val="24"/>
                      <w:szCs w:val="24"/>
                    </w:rPr>
                  </w:rPrChange>
                </w:rPr>
                <w:t>设置装置识别患者吸气结束，并由吸气压力切换至呼气压力的灵敏程度。</w:t>
              </w:r>
            </w:ins>
            <w:del w:id="1579" w:author="95%" w:date="2026-08-06T11:54:25Z">
              <w:r>
                <w:rPr>
                  <w:rFonts w:hint="eastAsia" w:ascii="SimSun" w:hAnsi="SimSun" w:eastAsia="SimSun" w:cs="SimSun"/>
                  <w:i w:val="0"/>
                  <w:iCs w:val="0"/>
                  <w:color w:val="auto"/>
                  <w:kern w:val="0"/>
                  <w:sz w:val="21"/>
                  <w:szCs w:val="21"/>
                  <w:highlight w:val="none"/>
                  <w:u w:val="none"/>
                  <w:lang w:val="en-US" w:eastAsia="zh-CN" w:bidi="ar"/>
                </w:rPr>
                <w:delText>设置呼气流量水平，低于此水平时装置将从吸气压切换到呼气压。</w:delText>
              </w:r>
            </w:del>
          </w:p>
        </w:tc>
        <w:tc>
          <w:tcPr>
            <w:tcW w:w="706" w:type="dxa"/>
            <w:tcBorders>
              <w:top w:val="nil"/>
              <w:left w:val="nil"/>
              <w:bottom w:val="nil"/>
              <w:right w:val="nil"/>
            </w:tcBorders>
            <w:shd w:val="clear" w:color="auto" w:fill="auto"/>
            <w:noWrap/>
            <w:vAlign w:val="center"/>
          </w:tcPr>
          <w:p w14:paraId="3CF37853">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42AC3E5D">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05D7F4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30" w:type="dxa"/>
            <w:tcBorders>
              <w:top w:val="nil"/>
              <w:left w:val="nil"/>
              <w:bottom w:val="nil"/>
              <w:right w:val="nil"/>
            </w:tcBorders>
            <w:shd w:val="clear" w:color="auto" w:fill="auto"/>
            <w:noWrap/>
            <w:vAlign w:val="center"/>
          </w:tcPr>
          <w:p w14:paraId="1D31ABDF">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1CCCB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shd w:val="clear" w:color="auto" w:fill="auto"/>
            <w:vAlign w:val="center"/>
          </w:tcPr>
          <w:p w14:paraId="3C0CE4B0">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备用频率</w:t>
            </w:r>
          </w:p>
        </w:tc>
        <w:tc>
          <w:tcPr>
            <w:tcW w:w="3358" w:type="dxa"/>
            <w:tcBorders>
              <w:top w:val="nil"/>
              <w:left w:val="nil"/>
              <w:bottom w:val="nil"/>
              <w:right w:val="nil"/>
            </w:tcBorders>
            <w:shd w:val="clear" w:color="auto" w:fill="auto"/>
            <w:vAlign w:val="center"/>
          </w:tcPr>
          <w:p w14:paraId="6D94E53C">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580" w:author="95%" w:date="2026-08-06T11:55:59Z">
                  <w:rPr>
                    <w:rFonts w:hint="eastAsia" w:ascii="SimSun" w:hAnsi="SimSun" w:eastAsia="SimSun" w:cs="SimSun"/>
                    <w:i w:val="0"/>
                    <w:iCs w:val="0"/>
                    <w:color w:val="auto"/>
                    <w:sz w:val="21"/>
                    <w:szCs w:val="21"/>
                    <w:highlight w:val="none"/>
                    <w:u w:val="none"/>
                  </w:rPr>
                </w:rPrChange>
              </w:rPr>
            </w:pPr>
            <w:ins w:id="1581" w:author="95%" w:date="2026-08-06T11:54:30Z">
              <w:r>
                <w:rPr>
                  <w:rFonts w:hint="eastAsia" w:ascii="SimSun" w:hAnsi="SimSun" w:eastAsia="SimSun" w:cs="SimSun"/>
                  <w:color w:val="auto"/>
                  <w:kern w:val="0"/>
                  <w:sz w:val="21"/>
                  <w:szCs w:val="21"/>
                  <w:highlight w:val="none"/>
                  <w:u w:val="none"/>
                  <w:lang w:bidi="ar"/>
                  <w:rPrChange w:id="1582" w:author="95%" w:date="2026-08-06T11:55:59Z">
                    <w:rPr>
                      <w:rFonts w:ascii="SimSun" w:hAnsi="SimSun" w:eastAsia="SimSun" w:cs="SimSun"/>
                      <w:sz w:val="24"/>
                      <w:szCs w:val="24"/>
                    </w:rPr>
                  </w:rPrChange>
                </w:rPr>
                <w:t>设置备用呼吸频率。</w:t>
              </w:r>
            </w:ins>
            <w:del w:id="1583" w:author="95%" w:date="2026-08-06T11:54:30Z">
              <w:r>
                <w:rPr>
                  <w:rFonts w:hint="eastAsia" w:ascii="SimSun" w:hAnsi="SimSun" w:eastAsia="SimSun" w:cs="SimSun"/>
                  <w:i w:val="0"/>
                  <w:iCs w:val="0"/>
                  <w:color w:val="auto"/>
                  <w:kern w:val="0"/>
                  <w:sz w:val="21"/>
                  <w:szCs w:val="21"/>
                  <w:highlight w:val="none"/>
                  <w:u w:val="none"/>
                  <w:lang w:val="en-US" w:eastAsia="zh-CN" w:bidi="ar"/>
                </w:rPr>
                <w:delText>设置固定的备用频率。</w:delText>
              </w:r>
            </w:del>
          </w:p>
        </w:tc>
        <w:tc>
          <w:tcPr>
            <w:tcW w:w="706" w:type="dxa"/>
            <w:tcBorders>
              <w:top w:val="nil"/>
              <w:left w:val="nil"/>
              <w:bottom w:val="nil"/>
              <w:right w:val="nil"/>
            </w:tcBorders>
            <w:shd w:val="clear" w:color="auto" w:fill="auto"/>
            <w:noWrap/>
            <w:vAlign w:val="center"/>
          </w:tcPr>
          <w:p w14:paraId="3608E6CC">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074C4356">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6AC088D8">
            <w:pPr>
              <w:snapToGrid w:val="0"/>
              <w:ind w:left="0" w:leftChars="0" w:right="0" w:rightChars="0" w:firstLine="0" w:firstLineChars="0"/>
              <w:jc w:val="center"/>
              <w:rPr>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5E6BE672">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5716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584" w:author="95%" w:date="2026-05-19T14:11:10Z"/>
        </w:trPr>
        <w:tc>
          <w:tcPr>
            <w:tcW w:w="1800" w:type="dxa"/>
            <w:tcBorders>
              <w:top w:val="nil"/>
              <w:left w:val="nil"/>
              <w:bottom w:val="nil"/>
              <w:right w:val="nil"/>
            </w:tcBorders>
            <w:shd w:val="clear" w:color="auto" w:fill="auto"/>
            <w:vAlign w:val="center"/>
          </w:tcPr>
          <w:p w14:paraId="64B80B30">
            <w:pPr>
              <w:keepNext w:val="0"/>
              <w:keepLines w:val="0"/>
              <w:widowControl/>
              <w:suppressLineNumbers w:val="0"/>
              <w:snapToGrid w:val="0"/>
              <w:spacing w:line="240" w:lineRule="auto"/>
              <w:ind w:left="0" w:leftChars="0" w:right="0" w:rightChars="0" w:firstLine="0" w:firstLineChars="0"/>
              <w:jc w:val="left"/>
              <w:textAlignment w:val="center"/>
              <w:rPr>
                <w:del w:id="1585" w:author="95%" w:date="2026-05-19T14:11:10Z"/>
                <w:rFonts w:hint="eastAsia" w:ascii="SimSun" w:hAnsi="SimSun" w:eastAsia="SimSun" w:cs="SimSun"/>
                <w:i w:val="0"/>
                <w:iCs w:val="0"/>
                <w:color w:val="auto"/>
                <w:sz w:val="21"/>
                <w:szCs w:val="21"/>
                <w:highlight w:val="none"/>
                <w:u w:val="none"/>
              </w:rPr>
            </w:pPr>
            <w:del w:id="1586" w:author="95%" w:date="2026-05-19T14:11:10Z">
              <w:r>
                <w:rPr>
                  <w:rFonts w:hint="eastAsia" w:ascii="SimSun" w:hAnsi="SimSun" w:eastAsia="SimSun" w:cs="SimSun"/>
                  <w:i w:val="0"/>
                  <w:iCs w:val="0"/>
                  <w:color w:val="auto"/>
                  <w:kern w:val="0"/>
                  <w:sz w:val="21"/>
                  <w:szCs w:val="21"/>
                  <w:highlight w:val="none"/>
                  <w:u w:val="none"/>
                  <w:lang w:val="en-US" w:eastAsia="zh-CN" w:bidi="ar"/>
                </w:rPr>
                <w:delText>呼吸频率</w:delText>
              </w:r>
            </w:del>
          </w:p>
        </w:tc>
        <w:tc>
          <w:tcPr>
            <w:tcW w:w="3358" w:type="dxa"/>
            <w:tcBorders>
              <w:top w:val="nil"/>
              <w:left w:val="nil"/>
              <w:bottom w:val="nil"/>
              <w:right w:val="nil"/>
            </w:tcBorders>
            <w:shd w:val="clear" w:color="auto" w:fill="auto"/>
            <w:vAlign w:val="center"/>
          </w:tcPr>
          <w:p w14:paraId="39C67F6A">
            <w:pPr>
              <w:keepNext w:val="0"/>
              <w:keepLines w:val="0"/>
              <w:widowControl/>
              <w:suppressLineNumbers w:val="0"/>
              <w:snapToGrid w:val="0"/>
              <w:spacing w:line="240" w:lineRule="auto"/>
              <w:ind w:left="0" w:leftChars="0" w:right="0" w:rightChars="0" w:firstLine="0" w:firstLineChars="0"/>
              <w:jc w:val="left"/>
              <w:textAlignment w:val="center"/>
              <w:rPr>
                <w:del w:id="1587" w:author="95%" w:date="2026-05-19T14:11:10Z"/>
                <w:rFonts w:hint="eastAsia" w:ascii="SimSun" w:hAnsi="SimSun" w:eastAsia="SimSun" w:cs="SimSun"/>
                <w:i w:val="0"/>
                <w:iCs w:val="0"/>
                <w:color w:val="auto"/>
                <w:sz w:val="21"/>
                <w:szCs w:val="21"/>
                <w:highlight w:val="none"/>
                <w:u w:val="none"/>
              </w:rPr>
            </w:pPr>
            <w:del w:id="1588" w:author="95%" w:date="2026-05-19T14:11:10Z">
              <w:r>
                <w:rPr>
                  <w:rFonts w:hint="eastAsia" w:ascii="SimSun" w:hAnsi="SimSun" w:eastAsia="SimSun" w:cs="SimSun"/>
                  <w:i w:val="0"/>
                  <w:iCs w:val="0"/>
                  <w:color w:val="auto"/>
                  <w:kern w:val="0"/>
                  <w:sz w:val="21"/>
                  <w:szCs w:val="21"/>
                  <w:highlight w:val="none"/>
                  <w:u w:val="none"/>
                  <w:lang w:val="en-US" w:eastAsia="zh-CN" w:bidi="ar"/>
                </w:rPr>
                <w:delText>设置每分钟呼吸次数。</w:delText>
              </w:r>
            </w:del>
          </w:p>
        </w:tc>
        <w:tc>
          <w:tcPr>
            <w:tcW w:w="706" w:type="dxa"/>
            <w:tcBorders>
              <w:top w:val="nil"/>
              <w:left w:val="nil"/>
              <w:bottom w:val="nil"/>
              <w:right w:val="nil"/>
            </w:tcBorders>
            <w:shd w:val="clear" w:color="auto" w:fill="auto"/>
            <w:noWrap/>
            <w:vAlign w:val="center"/>
          </w:tcPr>
          <w:p w14:paraId="1024D5CB">
            <w:pPr>
              <w:snapToGrid w:val="0"/>
              <w:ind w:left="0" w:leftChars="0" w:right="0" w:rightChars="0" w:firstLine="0" w:firstLineChars="0"/>
              <w:jc w:val="center"/>
              <w:rPr>
                <w:del w:id="1589" w:author="95%" w:date="2026-05-19T14:11:10Z"/>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7D1B59E6">
            <w:pPr>
              <w:snapToGrid w:val="0"/>
              <w:ind w:left="0" w:leftChars="0" w:right="0" w:rightChars="0" w:firstLine="0" w:firstLineChars="0"/>
              <w:jc w:val="center"/>
              <w:rPr>
                <w:del w:id="1590" w:author="95%" w:date="2026-05-19T14:11:10Z"/>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5BF0B851">
            <w:pPr>
              <w:snapToGrid w:val="0"/>
              <w:ind w:left="0" w:leftChars="0" w:right="0" w:rightChars="0" w:firstLine="0" w:firstLineChars="0"/>
              <w:jc w:val="center"/>
              <w:rPr>
                <w:del w:id="1591" w:author="95%" w:date="2026-05-19T14:11:10Z"/>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43E512AE">
            <w:pPr>
              <w:snapToGrid w:val="0"/>
              <w:ind w:left="0" w:leftChars="0" w:right="0" w:rightChars="0" w:firstLine="0" w:firstLineChars="0"/>
              <w:jc w:val="center"/>
              <w:rPr>
                <w:del w:id="1592" w:author="95%" w:date="2026-05-19T14:11:10Z"/>
                <w:rFonts w:hint="eastAsia" w:ascii="SimSun" w:hAnsi="SimSun" w:eastAsia="SimSun" w:cs="SimSun"/>
                <w:i w:val="0"/>
                <w:iCs w:val="0"/>
                <w:color w:val="auto"/>
                <w:sz w:val="21"/>
                <w:szCs w:val="21"/>
                <w:highlight w:val="none"/>
                <w:u w:val="none"/>
              </w:rPr>
            </w:pPr>
          </w:p>
        </w:tc>
      </w:tr>
      <w:tr w14:paraId="19BA1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593" w:author="95%" w:date="2026-05-19T14:11:10Z"/>
        </w:trPr>
        <w:tc>
          <w:tcPr>
            <w:tcW w:w="1800" w:type="dxa"/>
            <w:tcBorders>
              <w:top w:val="nil"/>
              <w:left w:val="nil"/>
              <w:bottom w:val="nil"/>
              <w:right w:val="nil"/>
            </w:tcBorders>
            <w:shd w:val="clear" w:color="auto" w:fill="auto"/>
            <w:vAlign w:val="center"/>
          </w:tcPr>
          <w:p w14:paraId="2C38E7A6">
            <w:pPr>
              <w:keepNext w:val="0"/>
              <w:keepLines w:val="0"/>
              <w:widowControl/>
              <w:suppressLineNumbers w:val="0"/>
              <w:snapToGrid w:val="0"/>
              <w:spacing w:line="240" w:lineRule="auto"/>
              <w:ind w:left="0" w:leftChars="0" w:right="0" w:rightChars="0" w:firstLine="0" w:firstLineChars="0"/>
              <w:jc w:val="left"/>
              <w:textAlignment w:val="center"/>
              <w:rPr>
                <w:del w:id="1594" w:author="95%" w:date="2026-05-19T14:11:10Z"/>
                <w:rFonts w:hint="eastAsia" w:ascii="SimSun" w:hAnsi="SimSun" w:eastAsia="SimSun" w:cs="SimSun"/>
                <w:i w:val="0"/>
                <w:iCs w:val="0"/>
                <w:color w:val="auto"/>
                <w:sz w:val="21"/>
                <w:szCs w:val="21"/>
                <w:highlight w:val="none"/>
                <w:u w:val="none"/>
              </w:rPr>
            </w:pPr>
            <w:del w:id="1595" w:author="95%" w:date="2026-05-19T14:11:10Z">
              <w:r>
                <w:rPr>
                  <w:rFonts w:hint="eastAsia" w:ascii="SimSun" w:hAnsi="SimSun" w:eastAsia="SimSun" w:cs="SimSun"/>
                  <w:i w:val="0"/>
                  <w:iCs w:val="0"/>
                  <w:color w:val="auto"/>
                  <w:kern w:val="0"/>
                  <w:sz w:val="21"/>
                  <w:szCs w:val="21"/>
                  <w:highlight w:val="none"/>
                  <w:u w:val="none"/>
                  <w:lang w:val="en-US" w:eastAsia="zh-CN" w:bidi="ar"/>
                </w:rPr>
                <w:delText>吸气时间占比</w:delText>
              </w:r>
            </w:del>
          </w:p>
        </w:tc>
        <w:tc>
          <w:tcPr>
            <w:tcW w:w="3358" w:type="dxa"/>
            <w:tcBorders>
              <w:top w:val="nil"/>
              <w:left w:val="nil"/>
              <w:bottom w:val="nil"/>
              <w:right w:val="nil"/>
            </w:tcBorders>
            <w:shd w:val="clear" w:color="auto" w:fill="auto"/>
            <w:vAlign w:val="center"/>
          </w:tcPr>
          <w:p w14:paraId="31918648">
            <w:pPr>
              <w:keepNext w:val="0"/>
              <w:keepLines w:val="0"/>
              <w:widowControl/>
              <w:suppressLineNumbers w:val="0"/>
              <w:snapToGrid w:val="0"/>
              <w:spacing w:line="240" w:lineRule="auto"/>
              <w:ind w:left="0" w:leftChars="0" w:right="0" w:rightChars="0" w:firstLine="0" w:firstLineChars="0"/>
              <w:jc w:val="left"/>
              <w:textAlignment w:val="center"/>
              <w:rPr>
                <w:del w:id="1596" w:author="95%" w:date="2026-05-19T14:11:10Z"/>
                <w:rFonts w:hint="eastAsia" w:ascii="SimSun" w:hAnsi="SimSun" w:eastAsia="SimSun" w:cs="SimSun"/>
                <w:i w:val="0"/>
                <w:iCs w:val="0"/>
                <w:color w:val="auto"/>
                <w:sz w:val="21"/>
                <w:szCs w:val="21"/>
                <w:highlight w:val="none"/>
                <w:u w:val="none"/>
              </w:rPr>
            </w:pPr>
            <w:del w:id="1597" w:author="95%" w:date="2026-05-19T14:11:10Z">
              <w:r>
                <w:rPr>
                  <w:rFonts w:hint="eastAsia" w:ascii="SimSun" w:hAnsi="SimSun" w:eastAsia="SimSun" w:cs="SimSun"/>
                  <w:i w:val="0"/>
                  <w:iCs w:val="0"/>
                  <w:color w:val="auto"/>
                  <w:kern w:val="0"/>
                  <w:sz w:val="21"/>
                  <w:szCs w:val="21"/>
                  <w:highlight w:val="none"/>
                  <w:u w:val="none"/>
                  <w:lang w:val="en-US" w:eastAsia="zh-CN" w:bidi="ar"/>
                </w:rPr>
                <w:delText>设置定时呼吸的吸气时间占单次呼吸时间的占比。</w:delText>
              </w:r>
            </w:del>
          </w:p>
        </w:tc>
        <w:tc>
          <w:tcPr>
            <w:tcW w:w="706" w:type="dxa"/>
            <w:tcBorders>
              <w:top w:val="nil"/>
              <w:left w:val="nil"/>
              <w:bottom w:val="nil"/>
              <w:right w:val="nil"/>
            </w:tcBorders>
            <w:shd w:val="clear" w:color="auto" w:fill="auto"/>
            <w:noWrap/>
            <w:vAlign w:val="center"/>
          </w:tcPr>
          <w:p w14:paraId="16E20907">
            <w:pPr>
              <w:snapToGrid w:val="0"/>
              <w:ind w:left="0" w:leftChars="0" w:right="0" w:rightChars="0" w:firstLine="0" w:firstLineChars="0"/>
              <w:jc w:val="center"/>
              <w:rPr>
                <w:del w:id="1598" w:author="95%" w:date="2026-05-19T14:11:10Z"/>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0480B68A">
            <w:pPr>
              <w:snapToGrid w:val="0"/>
              <w:ind w:left="0" w:leftChars="0" w:right="0" w:rightChars="0" w:firstLine="0" w:firstLineChars="0"/>
              <w:jc w:val="center"/>
              <w:rPr>
                <w:del w:id="1599" w:author="95%" w:date="2026-05-19T14:11:10Z"/>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36FDB88E">
            <w:pPr>
              <w:snapToGrid w:val="0"/>
              <w:ind w:left="0" w:leftChars="0" w:right="0" w:rightChars="0" w:firstLine="0" w:firstLineChars="0"/>
              <w:jc w:val="center"/>
              <w:rPr>
                <w:del w:id="1600" w:author="95%" w:date="2026-05-19T14:11:10Z"/>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4DE9556A">
            <w:pPr>
              <w:snapToGrid w:val="0"/>
              <w:ind w:left="0" w:leftChars="0" w:right="0" w:rightChars="0" w:firstLine="0" w:firstLineChars="0"/>
              <w:jc w:val="center"/>
              <w:rPr>
                <w:del w:id="1601" w:author="95%" w:date="2026-05-19T14:11:10Z"/>
                <w:rFonts w:hint="eastAsia" w:ascii="SimSun" w:hAnsi="SimSun" w:eastAsia="SimSun" w:cs="SimSun"/>
                <w:i w:val="0"/>
                <w:iCs w:val="0"/>
                <w:color w:val="auto"/>
                <w:sz w:val="21"/>
                <w:szCs w:val="21"/>
                <w:highlight w:val="none"/>
                <w:u w:val="none"/>
              </w:rPr>
            </w:pPr>
          </w:p>
        </w:tc>
      </w:tr>
      <w:tr w14:paraId="7921D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602" w:author="95%" w:date="2026-05-19T14:11:10Z"/>
        </w:trPr>
        <w:tc>
          <w:tcPr>
            <w:tcW w:w="1800" w:type="dxa"/>
            <w:tcBorders>
              <w:top w:val="nil"/>
              <w:left w:val="nil"/>
              <w:bottom w:val="nil"/>
              <w:right w:val="nil"/>
            </w:tcBorders>
            <w:shd w:val="clear" w:color="auto" w:fill="auto"/>
            <w:vAlign w:val="center"/>
          </w:tcPr>
          <w:p w14:paraId="69010D49">
            <w:pPr>
              <w:keepNext w:val="0"/>
              <w:keepLines w:val="0"/>
              <w:widowControl/>
              <w:suppressLineNumbers w:val="0"/>
              <w:snapToGrid w:val="0"/>
              <w:spacing w:line="240" w:lineRule="auto"/>
              <w:ind w:left="0" w:leftChars="0" w:right="0" w:rightChars="0" w:firstLine="0" w:firstLineChars="0"/>
              <w:jc w:val="left"/>
              <w:textAlignment w:val="center"/>
              <w:rPr>
                <w:del w:id="1603" w:author="95%" w:date="2026-05-19T14:11:10Z"/>
                <w:rFonts w:hint="eastAsia" w:ascii="SimSun" w:hAnsi="SimSun" w:eastAsia="SimSun" w:cs="SimSun"/>
                <w:i w:val="0"/>
                <w:iCs w:val="0"/>
                <w:color w:val="auto"/>
                <w:sz w:val="21"/>
                <w:szCs w:val="21"/>
                <w:highlight w:val="none"/>
                <w:u w:val="none"/>
              </w:rPr>
            </w:pPr>
            <w:del w:id="1604" w:author="95%" w:date="2026-05-19T14:11:10Z">
              <w:r>
                <w:rPr>
                  <w:rFonts w:hint="eastAsia" w:ascii="SimSun" w:hAnsi="SimSun" w:eastAsia="SimSun" w:cs="SimSun"/>
                  <w:i w:val="0"/>
                  <w:iCs w:val="0"/>
                  <w:color w:val="auto"/>
                  <w:kern w:val="0"/>
                  <w:sz w:val="21"/>
                  <w:szCs w:val="21"/>
                  <w:highlight w:val="none"/>
                  <w:u w:val="none"/>
                  <w:lang w:val="en-US" w:eastAsia="zh-CN" w:bidi="ar"/>
                </w:rPr>
                <w:delText>自动EPAP</w:delText>
              </w:r>
            </w:del>
          </w:p>
        </w:tc>
        <w:tc>
          <w:tcPr>
            <w:tcW w:w="3358" w:type="dxa"/>
            <w:tcBorders>
              <w:top w:val="nil"/>
              <w:left w:val="nil"/>
              <w:bottom w:val="nil"/>
              <w:right w:val="nil"/>
            </w:tcBorders>
            <w:shd w:val="clear" w:color="auto" w:fill="auto"/>
            <w:vAlign w:val="center"/>
          </w:tcPr>
          <w:p w14:paraId="6660207E">
            <w:pPr>
              <w:keepNext w:val="0"/>
              <w:keepLines w:val="0"/>
              <w:widowControl/>
              <w:suppressLineNumbers w:val="0"/>
              <w:snapToGrid w:val="0"/>
              <w:spacing w:line="240" w:lineRule="auto"/>
              <w:ind w:left="0" w:leftChars="0" w:right="0" w:rightChars="0" w:firstLine="0" w:firstLineChars="0"/>
              <w:jc w:val="left"/>
              <w:textAlignment w:val="center"/>
              <w:rPr>
                <w:del w:id="1605" w:author="95%" w:date="2026-05-19T14:11:10Z"/>
                <w:rFonts w:hint="eastAsia" w:ascii="SimSun" w:hAnsi="SimSun" w:eastAsia="SimSun" w:cs="SimSun"/>
                <w:i w:val="0"/>
                <w:iCs w:val="0"/>
                <w:color w:val="auto"/>
                <w:sz w:val="21"/>
                <w:szCs w:val="21"/>
                <w:highlight w:val="none"/>
                <w:u w:val="none"/>
              </w:rPr>
            </w:pPr>
            <w:del w:id="1606" w:author="95%" w:date="2026-05-19T14:11:10Z">
              <w:r>
                <w:rPr>
                  <w:rFonts w:hint="eastAsia" w:ascii="SimSun" w:hAnsi="SimSun" w:eastAsia="SimSun" w:cs="SimSun"/>
                  <w:i w:val="0"/>
                  <w:iCs w:val="0"/>
                  <w:color w:val="auto"/>
                  <w:kern w:val="0"/>
                  <w:sz w:val="21"/>
                  <w:szCs w:val="21"/>
                  <w:highlight w:val="none"/>
                  <w:u w:val="none"/>
                  <w:lang w:val="en-US" w:eastAsia="zh-CN" w:bidi="ar"/>
                </w:rPr>
                <w:delText>设置自动EPAP功能的开关。</w:delText>
              </w:r>
            </w:del>
          </w:p>
        </w:tc>
        <w:tc>
          <w:tcPr>
            <w:tcW w:w="706" w:type="dxa"/>
            <w:tcBorders>
              <w:top w:val="nil"/>
              <w:left w:val="nil"/>
              <w:bottom w:val="nil"/>
              <w:right w:val="nil"/>
            </w:tcBorders>
            <w:shd w:val="clear" w:color="auto" w:fill="auto"/>
            <w:noWrap/>
            <w:vAlign w:val="center"/>
          </w:tcPr>
          <w:p w14:paraId="6A66DFD8">
            <w:pPr>
              <w:snapToGrid w:val="0"/>
              <w:ind w:left="0" w:leftChars="0" w:right="0" w:rightChars="0" w:firstLine="0" w:firstLineChars="0"/>
              <w:jc w:val="center"/>
              <w:rPr>
                <w:del w:id="1607" w:author="95%" w:date="2026-05-19T14:11:10Z"/>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51DCF88B">
            <w:pPr>
              <w:snapToGrid w:val="0"/>
              <w:ind w:left="0" w:leftChars="0" w:right="0" w:rightChars="0" w:firstLine="0" w:firstLineChars="0"/>
              <w:jc w:val="center"/>
              <w:rPr>
                <w:del w:id="1608" w:author="95%" w:date="2026-05-19T14:11:10Z"/>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3275C2CE">
            <w:pPr>
              <w:snapToGrid w:val="0"/>
              <w:ind w:left="0" w:leftChars="0" w:right="0" w:rightChars="0" w:firstLine="0" w:firstLineChars="0"/>
              <w:jc w:val="center"/>
              <w:rPr>
                <w:del w:id="1609" w:author="95%" w:date="2026-05-19T14:11:10Z"/>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506E11C4">
            <w:pPr>
              <w:snapToGrid w:val="0"/>
              <w:ind w:left="0" w:leftChars="0" w:right="0" w:rightChars="0" w:firstLine="0" w:firstLineChars="0"/>
              <w:jc w:val="center"/>
              <w:rPr>
                <w:del w:id="1610" w:author="95%" w:date="2026-05-19T14:11:10Z"/>
                <w:rFonts w:hint="eastAsia" w:ascii="SimSun" w:hAnsi="SimSun" w:eastAsia="SimSun" w:cs="SimSun"/>
                <w:i w:val="0"/>
                <w:iCs w:val="0"/>
                <w:color w:val="auto"/>
                <w:sz w:val="21"/>
                <w:szCs w:val="21"/>
                <w:highlight w:val="none"/>
                <w:u w:val="none"/>
              </w:rPr>
            </w:pPr>
          </w:p>
        </w:tc>
      </w:tr>
      <w:tr w14:paraId="5C797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611" w:author="95%" w:date="2026-05-19T14:11:27Z"/>
        </w:trPr>
        <w:tc>
          <w:tcPr>
            <w:tcW w:w="1800" w:type="dxa"/>
            <w:tcBorders>
              <w:top w:val="nil"/>
              <w:left w:val="nil"/>
              <w:bottom w:val="nil"/>
              <w:right w:val="nil"/>
            </w:tcBorders>
            <w:shd w:val="clear" w:color="auto" w:fill="auto"/>
            <w:vAlign w:val="center"/>
          </w:tcPr>
          <w:p w14:paraId="3239AE24">
            <w:pPr>
              <w:keepNext w:val="0"/>
              <w:keepLines w:val="0"/>
              <w:widowControl/>
              <w:suppressLineNumbers w:val="0"/>
              <w:snapToGrid w:val="0"/>
              <w:spacing w:line="240" w:lineRule="auto"/>
              <w:ind w:left="0" w:leftChars="0" w:right="0" w:rightChars="0" w:firstLine="0" w:firstLineChars="0"/>
              <w:jc w:val="left"/>
              <w:textAlignment w:val="center"/>
              <w:rPr>
                <w:del w:id="1612" w:author="95%" w:date="2026-05-19T14:11:27Z"/>
                <w:rFonts w:hint="eastAsia" w:ascii="SimSun" w:hAnsi="SimSun" w:eastAsia="SimSun" w:cs="SimSun"/>
                <w:i w:val="0"/>
                <w:iCs w:val="0"/>
                <w:color w:val="auto"/>
                <w:sz w:val="21"/>
                <w:szCs w:val="21"/>
                <w:highlight w:val="none"/>
                <w:u w:val="none"/>
              </w:rPr>
            </w:pPr>
            <w:del w:id="1613" w:author="95%" w:date="2026-05-19T14:11:27Z">
              <w:r>
                <w:rPr>
                  <w:rFonts w:hint="eastAsia" w:ascii="SimSun" w:hAnsi="SimSun" w:eastAsia="SimSun" w:cs="SimSun"/>
                  <w:i w:val="0"/>
                  <w:iCs w:val="0"/>
                  <w:color w:val="auto"/>
                  <w:kern w:val="0"/>
                  <w:sz w:val="21"/>
                  <w:szCs w:val="21"/>
                  <w:highlight w:val="none"/>
                  <w:u w:val="none"/>
                  <w:lang w:val="en-US" w:eastAsia="zh-CN" w:bidi="ar"/>
                </w:rPr>
                <w:delText>身高</w:delText>
              </w:r>
            </w:del>
          </w:p>
        </w:tc>
        <w:tc>
          <w:tcPr>
            <w:tcW w:w="3358" w:type="dxa"/>
            <w:tcBorders>
              <w:top w:val="nil"/>
              <w:left w:val="nil"/>
              <w:bottom w:val="nil"/>
              <w:right w:val="nil"/>
            </w:tcBorders>
            <w:shd w:val="clear" w:color="auto" w:fill="auto"/>
            <w:vAlign w:val="center"/>
          </w:tcPr>
          <w:p w14:paraId="7F8B7911">
            <w:pPr>
              <w:keepNext w:val="0"/>
              <w:keepLines w:val="0"/>
              <w:widowControl/>
              <w:suppressLineNumbers w:val="0"/>
              <w:snapToGrid w:val="0"/>
              <w:spacing w:line="240" w:lineRule="auto"/>
              <w:ind w:left="0" w:leftChars="0" w:right="0" w:rightChars="0" w:firstLine="0" w:firstLineChars="0"/>
              <w:jc w:val="left"/>
              <w:textAlignment w:val="center"/>
              <w:rPr>
                <w:del w:id="1614" w:author="95%" w:date="2026-05-19T14:11:27Z"/>
                <w:rFonts w:hint="eastAsia" w:ascii="SimSun" w:hAnsi="SimSun" w:eastAsia="SimSun" w:cs="SimSun"/>
                <w:i w:val="0"/>
                <w:iCs w:val="0"/>
                <w:color w:val="auto"/>
                <w:sz w:val="21"/>
                <w:szCs w:val="21"/>
                <w:highlight w:val="none"/>
                <w:u w:val="none"/>
              </w:rPr>
            </w:pPr>
            <w:del w:id="1615" w:author="95%" w:date="2026-05-19T14:11:27Z">
              <w:r>
                <w:rPr>
                  <w:rFonts w:hint="eastAsia" w:ascii="SimSun" w:hAnsi="SimSun" w:eastAsia="SimSun" w:cs="SimSun"/>
                  <w:i w:val="0"/>
                  <w:iCs w:val="0"/>
                  <w:color w:val="auto"/>
                  <w:kern w:val="0"/>
                  <w:sz w:val="21"/>
                  <w:szCs w:val="21"/>
                  <w:highlight w:val="none"/>
                  <w:u w:val="none"/>
                  <w:lang w:val="en-US" w:eastAsia="zh-CN" w:bidi="ar"/>
                </w:rPr>
                <w:delText>设置患者的身高值。</w:delText>
              </w:r>
            </w:del>
          </w:p>
        </w:tc>
        <w:tc>
          <w:tcPr>
            <w:tcW w:w="706" w:type="dxa"/>
            <w:tcBorders>
              <w:top w:val="nil"/>
              <w:left w:val="nil"/>
              <w:bottom w:val="nil"/>
              <w:right w:val="nil"/>
            </w:tcBorders>
            <w:shd w:val="clear" w:color="auto" w:fill="auto"/>
            <w:noWrap/>
            <w:vAlign w:val="center"/>
          </w:tcPr>
          <w:p w14:paraId="778BA660">
            <w:pPr>
              <w:snapToGrid w:val="0"/>
              <w:ind w:left="0" w:leftChars="0" w:right="0" w:rightChars="0" w:firstLine="0" w:firstLineChars="0"/>
              <w:jc w:val="center"/>
              <w:rPr>
                <w:del w:id="1616" w:author="95%" w:date="2026-05-19T14:11:27Z"/>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244CA275">
            <w:pPr>
              <w:snapToGrid w:val="0"/>
              <w:ind w:left="0" w:leftChars="0" w:right="0" w:rightChars="0" w:firstLine="0" w:firstLineChars="0"/>
              <w:jc w:val="center"/>
              <w:rPr>
                <w:del w:id="1617" w:author="95%" w:date="2026-05-19T14:11:27Z"/>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0C5B0354">
            <w:pPr>
              <w:snapToGrid w:val="0"/>
              <w:ind w:left="0" w:leftChars="0" w:right="0" w:rightChars="0" w:firstLine="0" w:firstLineChars="0"/>
              <w:jc w:val="center"/>
              <w:rPr>
                <w:del w:id="1618" w:author="95%" w:date="2026-05-19T14:11:27Z"/>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0FAF7199">
            <w:pPr>
              <w:snapToGrid w:val="0"/>
              <w:ind w:left="0" w:leftChars="0" w:right="0" w:rightChars="0" w:firstLine="0" w:firstLineChars="0"/>
              <w:jc w:val="center"/>
              <w:rPr>
                <w:del w:id="1619" w:author="95%" w:date="2026-05-19T14:11:27Z"/>
                <w:rFonts w:hint="eastAsia" w:ascii="SimSun" w:hAnsi="SimSun" w:eastAsia="SimSun" w:cs="SimSun"/>
                <w:i w:val="0"/>
                <w:iCs w:val="0"/>
                <w:color w:val="auto"/>
                <w:sz w:val="21"/>
                <w:szCs w:val="21"/>
                <w:highlight w:val="none"/>
                <w:u w:val="none"/>
              </w:rPr>
            </w:pPr>
          </w:p>
        </w:tc>
      </w:tr>
      <w:tr w14:paraId="4D5CB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del w:id="1620" w:author="95%" w:date="2026-05-19T14:11:27Z"/>
        </w:trPr>
        <w:tc>
          <w:tcPr>
            <w:tcW w:w="1800" w:type="dxa"/>
            <w:tcBorders>
              <w:top w:val="nil"/>
              <w:left w:val="nil"/>
              <w:bottom w:val="nil"/>
              <w:right w:val="nil"/>
            </w:tcBorders>
            <w:shd w:val="clear" w:color="auto" w:fill="auto"/>
            <w:vAlign w:val="center"/>
          </w:tcPr>
          <w:p w14:paraId="2CB687AC">
            <w:pPr>
              <w:keepNext w:val="0"/>
              <w:keepLines w:val="0"/>
              <w:widowControl/>
              <w:suppressLineNumbers w:val="0"/>
              <w:snapToGrid w:val="0"/>
              <w:spacing w:line="240" w:lineRule="auto"/>
              <w:ind w:left="0" w:leftChars="0" w:right="0" w:rightChars="0" w:firstLine="0" w:firstLineChars="0"/>
              <w:jc w:val="left"/>
              <w:textAlignment w:val="center"/>
              <w:rPr>
                <w:del w:id="1621" w:author="95%" w:date="2026-05-19T14:11:27Z"/>
                <w:rFonts w:hint="eastAsia" w:ascii="SimSun" w:hAnsi="SimSun" w:eastAsia="SimSun" w:cs="SimSun"/>
                <w:i w:val="0"/>
                <w:iCs w:val="0"/>
                <w:color w:val="auto"/>
                <w:sz w:val="21"/>
                <w:szCs w:val="21"/>
                <w:highlight w:val="none"/>
                <w:u w:val="none"/>
              </w:rPr>
            </w:pPr>
            <w:del w:id="1622" w:author="95%" w:date="2026-05-19T14:11:27Z">
              <w:r>
                <w:rPr>
                  <w:rFonts w:hint="eastAsia" w:ascii="SimSun" w:hAnsi="SimSun" w:eastAsia="SimSun" w:cs="SimSun"/>
                  <w:i w:val="0"/>
                  <w:iCs w:val="0"/>
                  <w:color w:val="auto"/>
                  <w:kern w:val="0"/>
                  <w:sz w:val="21"/>
                  <w:szCs w:val="21"/>
                  <w:highlight w:val="none"/>
                  <w:u w:val="none"/>
                  <w:lang w:val="en-US" w:eastAsia="zh-CN" w:bidi="ar"/>
                </w:rPr>
                <w:delText>目标呼吸频率</w:delText>
              </w:r>
            </w:del>
          </w:p>
        </w:tc>
        <w:tc>
          <w:tcPr>
            <w:tcW w:w="3358" w:type="dxa"/>
            <w:tcBorders>
              <w:top w:val="nil"/>
              <w:left w:val="nil"/>
              <w:bottom w:val="nil"/>
              <w:right w:val="nil"/>
            </w:tcBorders>
            <w:shd w:val="clear" w:color="auto" w:fill="auto"/>
            <w:vAlign w:val="center"/>
          </w:tcPr>
          <w:p w14:paraId="288D3451">
            <w:pPr>
              <w:keepNext w:val="0"/>
              <w:keepLines w:val="0"/>
              <w:widowControl/>
              <w:suppressLineNumbers w:val="0"/>
              <w:snapToGrid w:val="0"/>
              <w:spacing w:line="240" w:lineRule="auto"/>
              <w:ind w:left="0" w:leftChars="0" w:right="0" w:rightChars="0" w:firstLine="0" w:firstLineChars="0"/>
              <w:jc w:val="left"/>
              <w:textAlignment w:val="center"/>
              <w:rPr>
                <w:del w:id="1623" w:author="95%" w:date="2026-05-19T14:11:27Z"/>
                <w:rFonts w:hint="eastAsia" w:ascii="SimSun" w:hAnsi="SimSun" w:eastAsia="SimSun" w:cs="SimSun"/>
                <w:i w:val="0"/>
                <w:iCs w:val="0"/>
                <w:color w:val="auto"/>
                <w:sz w:val="21"/>
                <w:szCs w:val="21"/>
                <w:highlight w:val="none"/>
                <w:u w:val="none"/>
              </w:rPr>
            </w:pPr>
            <w:del w:id="1624" w:author="95%" w:date="2026-05-19T14:11:27Z">
              <w:r>
                <w:rPr>
                  <w:rFonts w:hint="eastAsia" w:ascii="SimSun" w:hAnsi="SimSun" w:eastAsia="SimSun" w:cs="SimSun"/>
                  <w:i w:val="0"/>
                  <w:iCs w:val="0"/>
                  <w:color w:val="auto"/>
                  <w:kern w:val="0"/>
                  <w:sz w:val="21"/>
                  <w:szCs w:val="21"/>
                  <w:highlight w:val="none"/>
                  <w:u w:val="none"/>
                  <w:lang w:val="en-US" w:eastAsia="zh-CN" w:bidi="ar"/>
                </w:rPr>
                <w:delText>设置患者无自主呼吸能力下，机器的通气频率。</w:delText>
              </w:r>
            </w:del>
          </w:p>
        </w:tc>
        <w:tc>
          <w:tcPr>
            <w:tcW w:w="706" w:type="dxa"/>
            <w:tcBorders>
              <w:top w:val="nil"/>
              <w:left w:val="nil"/>
              <w:bottom w:val="nil"/>
              <w:right w:val="nil"/>
            </w:tcBorders>
            <w:shd w:val="clear" w:color="auto" w:fill="auto"/>
            <w:noWrap/>
            <w:vAlign w:val="center"/>
          </w:tcPr>
          <w:p w14:paraId="499FAC42">
            <w:pPr>
              <w:snapToGrid w:val="0"/>
              <w:ind w:left="0" w:leftChars="0" w:right="0" w:rightChars="0" w:firstLine="0" w:firstLineChars="0"/>
              <w:jc w:val="center"/>
              <w:rPr>
                <w:del w:id="1625" w:author="95%" w:date="2026-05-19T14:11:27Z"/>
                <w:rFonts w:hint="eastAsia" w:ascii="SimSun" w:hAnsi="SimSun" w:eastAsia="SimSun" w:cs="SimSun"/>
                <w:i w:val="0"/>
                <w:iCs w:val="0"/>
                <w:color w:val="auto"/>
                <w:sz w:val="21"/>
                <w:szCs w:val="21"/>
                <w:highlight w:val="none"/>
                <w:u w:val="none"/>
              </w:rPr>
            </w:pPr>
          </w:p>
        </w:tc>
        <w:tc>
          <w:tcPr>
            <w:tcW w:w="706" w:type="dxa"/>
            <w:tcBorders>
              <w:top w:val="nil"/>
              <w:left w:val="nil"/>
              <w:bottom w:val="nil"/>
              <w:right w:val="nil"/>
            </w:tcBorders>
            <w:shd w:val="clear" w:color="auto" w:fill="auto"/>
            <w:noWrap/>
            <w:vAlign w:val="center"/>
          </w:tcPr>
          <w:p w14:paraId="2180A14B">
            <w:pPr>
              <w:snapToGrid w:val="0"/>
              <w:ind w:left="0" w:leftChars="0" w:right="0" w:rightChars="0" w:firstLine="0" w:firstLineChars="0"/>
              <w:jc w:val="center"/>
              <w:rPr>
                <w:del w:id="1626" w:author="95%" w:date="2026-05-19T14:11:27Z"/>
                <w:rFonts w:hint="eastAsia" w:ascii="SimSun" w:hAnsi="SimSun" w:eastAsia="SimSun" w:cs="SimSun"/>
                <w:i w:val="0"/>
                <w:iCs w:val="0"/>
                <w:color w:val="auto"/>
                <w:sz w:val="21"/>
                <w:szCs w:val="21"/>
                <w:highlight w:val="none"/>
                <w:u w:val="none"/>
              </w:rPr>
            </w:pPr>
          </w:p>
        </w:tc>
        <w:tc>
          <w:tcPr>
            <w:tcW w:w="461" w:type="dxa"/>
            <w:tcBorders>
              <w:top w:val="nil"/>
              <w:left w:val="nil"/>
              <w:bottom w:val="nil"/>
              <w:right w:val="nil"/>
            </w:tcBorders>
            <w:shd w:val="clear" w:color="auto" w:fill="auto"/>
            <w:noWrap/>
            <w:vAlign w:val="center"/>
          </w:tcPr>
          <w:p w14:paraId="548BD40C">
            <w:pPr>
              <w:snapToGrid w:val="0"/>
              <w:ind w:left="0" w:leftChars="0" w:right="0" w:rightChars="0" w:firstLine="0" w:firstLineChars="0"/>
              <w:jc w:val="center"/>
              <w:rPr>
                <w:del w:id="1627" w:author="95%" w:date="2026-05-19T14:11:27Z"/>
                <w:rFonts w:hint="eastAsia" w:ascii="SimSun" w:hAnsi="SimSun" w:eastAsia="SimSun" w:cs="SimSun"/>
                <w:i w:val="0"/>
                <w:iCs w:val="0"/>
                <w:color w:val="auto"/>
                <w:sz w:val="21"/>
                <w:szCs w:val="21"/>
                <w:highlight w:val="none"/>
                <w:u w:val="none"/>
              </w:rPr>
            </w:pPr>
          </w:p>
        </w:tc>
        <w:tc>
          <w:tcPr>
            <w:tcW w:w="830" w:type="dxa"/>
            <w:tcBorders>
              <w:top w:val="nil"/>
              <w:left w:val="nil"/>
              <w:bottom w:val="nil"/>
              <w:right w:val="nil"/>
            </w:tcBorders>
            <w:shd w:val="clear" w:color="auto" w:fill="auto"/>
            <w:noWrap/>
            <w:vAlign w:val="center"/>
          </w:tcPr>
          <w:p w14:paraId="1BF752F0">
            <w:pPr>
              <w:snapToGrid w:val="0"/>
              <w:ind w:left="0" w:leftChars="0" w:right="0" w:rightChars="0" w:firstLine="0" w:firstLineChars="0"/>
              <w:jc w:val="center"/>
              <w:rPr>
                <w:del w:id="1628" w:author="95%" w:date="2026-05-19T14:11:27Z"/>
                <w:rFonts w:hint="eastAsia" w:ascii="SimSun" w:hAnsi="SimSun" w:eastAsia="SimSun" w:cs="SimSun"/>
                <w:i w:val="0"/>
                <w:iCs w:val="0"/>
                <w:color w:val="auto"/>
                <w:sz w:val="21"/>
                <w:szCs w:val="21"/>
                <w:highlight w:val="none"/>
                <w:u w:val="none"/>
              </w:rPr>
            </w:pPr>
          </w:p>
        </w:tc>
      </w:tr>
      <w:tr w14:paraId="5464C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del w:id="1629" w:author="95%" w:date="2026-05-19T14:11:27Z"/>
        </w:trPr>
        <w:tc>
          <w:tcPr>
            <w:tcW w:w="1800" w:type="dxa"/>
            <w:tcBorders>
              <w:top w:val="nil"/>
              <w:left w:val="nil"/>
              <w:bottom w:val="single" w:color="auto" w:sz="12" w:space="0"/>
              <w:right w:val="nil"/>
            </w:tcBorders>
            <w:shd w:val="clear" w:color="auto" w:fill="auto"/>
            <w:vAlign w:val="center"/>
          </w:tcPr>
          <w:p w14:paraId="455D74D6">
            <w:pPr>
              <w:keepNext w:val="0"/>
              <w:keepLines w:val="0"/>
              <w:widowControl/>
              <w:suppressLineNumbers w:val="0"/>
              <w:snapToGrid w:val="0"/>
              <w:spacing w:line="240" w:lineRule="auto"/>
              <w:ind w:left="0" w:leftChars="0" w:right="0" w:rightChars="0" w:firstLine="0" w:firstLineChars="0"/>
              <w:jc w:val="left"/>
              <w:textAlignment w:val="center"/>
              <w:rPr>
                <w:del w:id="1630" w:author="95%" w:date="2026-05-19T14:11:27Z"/>
                <w:rFonts w:hint="eastAsia" w:ascii="SimSun" w:hAnsi="SimSun" w:eastAsia="SimSun" w:cs="SimSun"/>
                <w:i w:val="0"/>
                <w:iCs w:val="0"/>
                <w:color w:val="auto"/>
                <w:sz w:val="21"/>
                <w:szCs w:val="21"/>
                <w:highlight w:val="none"/>
                <w:u w:val="none"/>
              </w:rPr>
            </w:pPr>
            <w:del w:id="1631" w:author="95%" w:date="2026-05-19T14:11:27Z">
              <w:r>
                <w:rPr>
                  <w:rFonts w:hint="eastAsia" w:ascii="SimSun" w:hAnsi="SimSun" w:eastAsia="SimSun" w:cs="SimSun"/>
                  <w:i w:val="0"/>
                  <w:iCs w:val="0"/>
                  <w:color w:val="auto"/>
                  <w:kern w:val="0"/>
                  <w:sz w:val="21"/>
                  <w:szCs w:val="21"/>
                  <w:highlight w:val="none"/>
                  <w:u w:val="none"/>
                  <w:lang w:val="en-US" w:eastAsia="zh-CN" w:bidi="ar"/>
                </w:rPr>
                <w:delText>目标肺泡通气量</w:delText>
              </w:r>
            </w:del>
          </w:p>
        </w:tc>
        <w:tc>
          <w:tcPr>
            <w:tcW w:w="3358" w:type="dxa"/>
            <w:tcBorders>
              <w:top w:val="nil"/>
              <w:left w:val="nil"/>
              <w:bottom w:val="single" w:color="auto" w:sz="12" w:space="0"/>
              <w:right w:val="nil"/>
            </w:tcBorders>
            <w:shd w:val="clear" w:color="auto" w:fill="auto"/>
            <w:vAlign w:val="center"/>
          </w:tcPr>
          <w:p w14:paraId="0096A8BE">
            <w:pPr>
              <w:keepNext w:val="0"/>
              <w:keepLines w:val="0"/>
              <w:widowControl/>
              <w:suppressLineNumbers w:val="0"/>
              <w:snapToGrid w:val="0"/>
              <w:spacing w:line="240" w:lineRule="auto"/>
              <w:ind w:left="0" w:leftChars="0" w:right="0" w:rightChars="0" w:firstLine="0" w:firstLineChars="0"/>
              <w:jc w:val="left"/>
              <w:textAlignment w:val="center"/>
              <w:rPr>
                <w:del w:id="1632" w:author="95%" w:date="2026-05-19T14:11:27Z"/>
                <w:rFonts w:hint="eastAsia" w:ascii="SimSun" w:hAnsi="SimSun" w:eastAsia="SimSun" w:cs="SimSun"/>
                <w:i w:val="0"/>
                <w:iCs w:val="0"/>
                <w:color w:val="auto"/>
                <w:sz w:val="21"/>
                <w:szCs w:val="21"/>
                <w:highlight w:val="none"/>
                <w:u w:val="none"/>
              </w:rPr>
            </w:pPr>
            <w:del w:id="1633" w:author="95%" w:date="2026-05-19T14:11:27Z">
              <w:r>
                <w:rPr>
                  <w:rFonts w:hint="eastAsia" w:ascii="SimSun" w:hAnsi="SimSun" w:eastAsia="SimSun" w:cs="SimSun"/>
                  <w:i w:val="0"/>
                  <w:iCs w:val="0"/>
                  <w:color w:val="auto"/>
                  <w:kern w:val="0"/>
                  <w:sz w:val="21"/>
                  <w:szCs w:val="21"/>
                  <w:highlight w:val="none"/>
                  <w:u w:val="none"/>
                  <w:lang w:val="en-US" w:eastAsia="zh-CN" w:bidi="ar"/>
                </w:rPr>
                <w:delText>设置患者所需的目标肺泡通气量。</w:delText>
              </w:r>
            </w:del>
          </w:p>
        </w:tc>
        <w:tc>
          <w:tcPr>
            <w:tcW w:w="706" w:type="dxa"/>
            <w:tcBorders>
              <w:top w:val="nil"/>
              <w:left w:val="nil"/>
              <w:bottom w:val="single" w:color="auto" w:sz="12" w:space="0"/>
              <w:right w:val="nil"/>
            </w:tcBorders>
            <w:shd w:val="clear" w:color="auto" w:fill="auto"/>
            <w:noWrap/>
            <w:vAlign w:val="center"/>
          </w:tcPr>
          <w:p w14:paraId="693AD71A">
            <w:pPr>
              <w:snapToGrid w:val="0"/>
              <w:ind w:left="0" w:leftChars="0" w:right="0" w:rightChars="0" w:firstLine="0" w:firstLineChars="0"/>
              <w:jc w:val="center"/>
              <w:rPr>
                <w:del w:id="1634" w:author="95%" w:date="2026-05-19T14:11:27Z"/>
                <w:rFonts w:hint="eastAsia" w:ascii="SimSun" w:hAnsi="SimSun" w:eastAsia="SimSun" w:cs="SimSun"/>
                <w:i w:val="0"/>
                <w:iCs w:val="0"/>
                <w:color w:val="auto"/>
                <w:sz w:val="21"/>
                <w:szCs w:val="21"/>
                <w:highlight w:val="none"/>
                <w:u w:val="none"/>
              </w:rPr>
            </w:pPr>
          </w:p>
        </w:tc>
        <w:tc>
          <w:tcPr>
            <w:tcW w:w="706" w:type="dxa"/>
            <w:tcBorders>
              <w:top w:val="nil"/>
              <w:left w:val="nil"/>
              <w:bottom w:val="single" w:color="auto" w:sz="12" w:space="0"/>
              <w:right w:val="nil"/>
            </w:tcBorders>
            <w:shd w:val="clear" w:color="auto" w:fill="auto"/>
            <w:noWrap/>
            <w:vAlign w:val="center"/>
          </w:tcPr>
          <w:p w14:paraId="223F0617">
            <w:pPr>
              <w:snapToGrid w:val="0"/>
              <w:ind w:left="0" w:leftChars="0" w:right="0" w:rightChars="0" w:firstLine="0" w:firstLineChars="0"/>
              <w:jc w:val="center"/>
              <w:rPr>
                <w:del w:id="1635" w:author="95%" w:date="2026-05-19T14:11:27Z"/>
                <w:rFonts w:hint="eastAsia" w:ascii="SimSun" w:hAnsi="SimSun" w:eastAsia="SimSun" w:cs="SimSun"/>
                <w:i w:val="0"/>
                <w:iCs w:val="0"/>
                <w:color w:val="auto"/>
                <w:sz w:val="21"/>
                <w:szCs w:val="21"/>
                <w:highlight w:val="none"/>
                <w:u w:val="none"/>
              </w:rPr>
            </w:pPr>
          </w:p>
        </w:tc>
        <w:tc>
          <w:tcPr>
            <w:tcW w:w="461" w:type="dxa"/>
            <w:tcBorders>
              <w:top w:val="nil"/>
              <w:left w:val="nil"/>
              <w:bottom w:val="single" w:color="auto" w:sz="12" w:space="0"/>
              <w:right w:val="nil"/>
            </w:tcBorders>
            <w:shd w:val="clear" w:color="auto" w:fill="auto"/>
            <w:noWrap/>
            <w:vAlign w:val="center"/>
          </w:tcPr>
          <w:p w14:paraId="11F516FE">
            <w:pPr>
              <w:snapToGrid w:val="0"/>
              <w:ind w:left="0" w:leftChars="0" w:right="0" w:rightChars="0" w:firstLine="0" w:firstLineChars="0"/>
              <w:jc w:val="center"/>
              <w:rPr>
                <w:del w:id="1636" w:author="95%" w:date="2026-05-19T14:11:27Z"/>
                <w:rFonts w:hint="eastAsia" w:ascii="SimSun" w:hAnsi="SimSun" w:eastAsia="SimSun" w:cs="SimSun"/>
                <w:i w:val="0"/>
                <w:iCs w:val="0"/>
                <w:color w:val="auto"/>
                <w:sz w:val="21"/>
                <w:szCs w:val="21"/>
                <w:highlight w:val="none"/>
                <w:u w:val="none"/>
              </w:rPr>
            </w:pPr>
          </w:p>
        </w:tc>
        <w:tc>
          <w:tcPr>
            <w:tcW w:w="830" w:type="dxa"/>
            <w:tcBorders>
              <w:top w:val="nil"/>
              <w:left w:val="nil"/>
              <w:bottom w:val="single" w:color="auto" w:sz="12" w:space="0"/>
              <w:right w:val="nil"/>
            </w:tcBorders>
            <w:shd w:val="clear" w:color="auto" w:fill="auto"/>
            <w:noWrap/>
            <w:vAlign w:val="center"/>
          </w:tcPr>
          <w:p w14:paraId="42987C9E">
            <w:pPr>
              <w:snapToGrid w:val="0"/>
              <w:ind w:left="0" w:leftChars="0" w:right="0" w:rightChars="0" w:firstLine="0" w:firstLineChars="0"/>
              <w:jc w:val="center"/>
              <w:rPr>
                <w:del w:id="1637" w:author="95%" w:date="2026-05-19T14:11:27Z"/>
                <w:rFonts w:hint="eastAsia" w:ascii="SimSun" w:hAnsi="SimSun" w:eastAsia="SimSun" w:cs="SimSun"/>
                <w:i w:val="0"/>
                <w:iCs w:val="0"/>
                <w:color w:val="auto"/>
                <w:sz w:val="21"/>
                <w:szCs w:val="21"/>
                <w:highlight w:val="none"/>
                <w:u w:val="none"/>
              </w:rPr>
            </w:pPr>
          </w:p>
        </w:tc>
      </w:tr>
    </w:tbl>
    <w:p w14:paraId="65BF4E87">
      <w:pPr>
        <w:rPr>
          <w:rFonts w:hint="default"/>
          <w:color w:val="auto"/>
          <w:highlight w:val="none"/>
          <w:lang w:val="en-US" w:eastAsia="zh-CN"/>
        </w:rPr>
      </w:pPr>
    </w:p>
    <w:p w14:paraId="0D362B92">
      <w:pPr>
        <w:rPr>
          <w:rFonts w:hint="eastAsia"/>
          <w:color w:val="auto"/>
          <w:highlight w:val="none"/>
          <w:lang w:val="en-US" w:eastAsia="zh-CN"/>
        </w:rPr>
      </w:pPr>
      <w:r>
        <w:rPr>
          <w:rFonts w:hint="eastAsia"/>
          <w:color w:val="auto"/>
          <w:highlight w:val="none"/>
          <w:lang w:val="en-US" w:eastAsia="zh-CN"/>
        </w:rPr>
        <w:t>舒适</w:t>
      </w:r>
    </w:p>
    <w:tbl>
      <w:tblPr>
        <w:tblStyle w:val="7"/>
        <w:tblW w:w="78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65"/>
        <w:gridCol w:w="2230"/>
        <w:gridCol w:w="1310"/>
        <w:gridCol w:w="640"/>
        <w:gridCol w:w="700"/>
        <w:gridCol w:w="520"/>
        <w:gridCol w:w="810"/>
      </w:tblGrid>
      <w:tr w14:paraId="22263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665" w:type="dxa"/>
            <w:tcBorders>
              <w:top w:val="single" w:color="auto" w:sz="12" w:space="0"/>
              <w:left w:val="nil"/>
              <w:bottom w:val="single" w:color="auto" w:sz="4" w:space="0"/>
              <w:right w:val="nil"/>
            </w:tcBorders>
            <w:shd w:val="clear" w:color="auto" w:fill="auto"/>
            <w:noWrap/>
            <w:vAlign w:val="center"/>
          </w:tcPr>
          <w:p w14:paraId="668348E9">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设置项</w:t>
            </w:r>
          </w:p>
        </w:tc>
        <w:tc>
          <w:tcPr>
            <w:tcW w:w="2230" w:type="dxa"/>
            <w:tcBorders>
              <w:top w:val="single" w:color="auto" w:sz="12" w:space="0"/>
              <w:left w:val="nil"/>
              <w:bottom w:val="single" w:color="auto" w:sz="4" w:space="0"/>
              <w:right w:val="nil"/>
            </w:tcBorders>
            <w:shd w:val="clear" w:color="auto" w:fill="auto"/>
            <w:noWrap/>
            <w:vAlign w:val="center"/>
          </w:tcPr>
          <w:p w14:paraId="5B840E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说明</w:t>
            </w:r>
          </w:p>
        </w:tc>
        <w:tc>
          <w:tcPr>
            <w:tcW w:w="1310" w:type="dxa"/>
            <w:tcBorders>
              <w:top w:val="single" w:color="auto" w:sz="12" w:space="0"/>
              <w:left w:val="nil"/>
              <w:bottom w:val="single" w:color="auto" w:sz="4" w:space="0"/>
              <w:right w:val="nil"/>
            </w:tcBorders>
            <w:shd w:val="clear" w:color="auto" w:fill="auto"/>
            <w:vAlign w:val="center"/>
          </w:tcPr>
          <w:p w14:paraId="6A49C293">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范围</w:t>
            </w:r>
          </w:p>
        </w:tc>
        <w:tc>
          <w:tcPr>
            <w:tcW w:w="640" w:type="dxa"/>
            <w:tcBorders>
              <w:top w:val="single" w:color="auto" w:sz="12" w:space="0"/>
              <w:left w:val="nil"/>
              <w:bottom w:val="single" w:color="auto" w:sz="4" w:space="0"/>
              <w:right w:val="nil"/>
            </w:tcBorders>
            <w:shd w:val="clear" w:color="auto" w:fill="auto"/>
            <w:noWrap/>
            <w:vAlign w:val="center"/>
          </w:tcPr>
          <w:p w14:paraId="5F7676A0">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CPAP</w:t>
            </w:r>
          </w:p>
        </w:tc>
        <w:tc>
          <w:tcPr>
            <w:tcW w:w="700" w:type="dxa"/>
            <w:tcBorders>
              <w:top w:val="single" w:color="auto" w:sz="12" w:space="0"/>
              <w:left w:val="nil"/>
              <w:bottom w:val="single" w:color="auto" w:sz="4" w:space="0"/>
              <w:right w:val="nil"/>
            </w:tcBorders>
            <w:shd w:val="clear" w:color="auto" w:fill="auto"/>
            <w:noWrap/>
            <w:vAlign w:val="center"/>
          </w:tcPr>
          <w:p w14:paraId="5A54430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APAP</w:t>
            </w:r>
          </w:p>
        </w:tc>
        <w:tc>
          <w:tcPr>
            <w:tcW w:w="520" w:type="dxa"/>
            <w:tcBorders>
              <w:top w:val="single" w:color="auto" w:sz="12" w:space="0"/>
              <w:left w:val="nil"/>
              <w:bottom w:val="single" w:color="auto" w:sz="4" w:space="0"/>
              <w:right w:val="nil"/>
            </w:tcBorders>
            <w:shd w:val="clear" w:color="auto" w:fill="auto"/>
            <w:noWrap/>
            <w:vAlign w:val="center"/>
          </w:tcPr>
          <w:p w14:paraId="411F10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S</w:t>
            </w:r>
          </w:p>
        </w:tc>
        <w:tc>
          <w:tcPr>
            <w:tcW w:w="810" w:type="dxa"/>
            <w:tcBorders>
              <w:top w:val="single" w:color="auto" w:sz="12" w:space="0"/>
              <w:left w:val="nil"/>
              <w:bottom w:val="single" w:color="auto" w:sz="4" w:space="0"/>
              <w:right w:val="nil"/>
            </w:tcBorders>
            <w:shd w:val="clear" w:color="auto" w:fill="auto"/>
            <w:noWrap/>
            <w:vAlign w:val="center"/>
          </w:tcPr>
          <w:p w14:paraId="4CE4A9CA">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b/>
                <w:bCs/>
                <w:i w:val="0"/>
                <w:iCs w:val="0"/>
                <w:color w:val="auto"/>
                <w:sz w:val="21"/>
                <w:szCs w:val="21"/>
                <w:highlight w:val="none"/>
                <w:u w:val="none"/>
              </w:rPr>
            </w:pPr>
            <w:r>
              <w:rPr>
                <w:rFonts w:hint="eastAsia" w:ascii="SimSun" w:hAnsi="SimSun" w:eastAsia="SimSun" w:cs="SimSun"/>
                <w:b/>
                <w:bCs/>
                <w:i w:val="0"/>
                <w:iCs w:val="0"/>
                <w:color w:val="auto"/>
                <w:kern w:val="0"/>
                <w:sz w:val="21"/>
                <w:szCs w:val="21"/>
                <w:highlight w:val="none"/>
                <w:u w:val="none"/>
                <w:lang w:val="en-US" w:eastAsia="zh-CN" w:bidi="ar"/>
              </w:rPr>
              <w:t>AutoS</w:t>
            </w:r>
          </w:p>
        </w:tc>
      </w:tr>
      <w:tr w14:paraId="5459E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65" w:type="dxa"/>
            <w:tcBorders>
              <w:top w:val="single" w:color="auto" w:sz="4" w:space="0"/>
              <w:left w:val="nil"/>
              <w:bottom w:val="nil"/>
              <w:right w:val="nil"/>
            </w:tcBorders>
            <w:shd w:val="clear" w:color="auto" w:fill="auto"/>
            <w:vAlign w:val="center"/>
          </w:tcPr>
          <w:p w14:paraId="762477A3">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智能压力释放</w:t>
            </w:r>
          </w:p>
        </w:tc>
        <w:tc>
          <w:tcPr>
            <w:tcW w:w="2230" w:type="dxa"/>
            <w:tcBorders>
              <w:top w:val="single" w:color="auto" w:sz="4" w:space="0"/>
              <w:left w:val="nil"/>
              <w:bottom w:val="nil"/>
              <w:right w:val="nil"/>
            </w:tcBorders>
            <w:shd w:val="clear" w:color="auto" w:fill="auto"/>
            <w:vAlign w:val="center"/>
          </w:tcPr>
          <w:p w14:paraId="667841ED">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ins w:id="1638" w:author="95%" w:date="2026-08-06T11:55:48Z">
              <w:r>
                <w:rPr>
                  <w:rFonts w:hint="eastAsia" w:ascii="SimSun" w:hAnsi="SimSun" w:eastAsia="SimSun" w:cs="SimSun"/>
                  <w:color w:val="auto"/>
                  <w:kern w:val="0"/>
                  <w:sz w:val="21"/>
                  <w:szCs w:val="21"/>
                  <w:highlight w:val="none"/>
                  <w:u w:val="none"/>
                  <w:lang w:bidi="ar"/>
                  <w:rPrChange w:id="1639" w:author="95%" w:date="2026-08-06T11:55:52Z">
                    <w:rPr>
                      <w:rFonts w:ascii="SimSun" w:hAnsi="SimSun" w:eastAsia="SimSun" w:cs="SimSun"/>
                      <w:sz w:val="24"/>
                      <w:szCs w:val="24"/>
                    </w:rPr>
                  </w:rPrChange>
                </w:rPr>
                <w:t>根据治疗模式，在呼气阶段动态调整输出压力，降低呼气阻力，提高患者呼吸舒适性。</w:t>
              </w:r>
            </w:ins>
            <w:del w:id="1640" w:author="95%" w:date="2026-08-06T11:55:48Z">
              <w:r>
                <w:rPr>
                  <w:rFonts w:hint="eastAsia" w:ascii="SimSun" w:hAnsi="SimSun" w:eastAsia="SimSun" w:cs="SimSun"/>
                  <w:i w:val="0"/>
                  <w:iCs w:val="0"/>
                  <w:color w:val="auto"/>
                  <w:kern w:val="0"/>
                  <w:sz w:val="21"/>
                  <w:szCs w:val="21"/>
                  <w:highlight w:val="none"/>
                  <w:u w:val="none"/>
                  <w:lang w:val="en-US" w:eastAsia="zh-CN" w:bidi="ar"/>
                </w:rPr>
                <w:delText>呼气相时机器自动减压，以提高患者的舒适度。</w:delText>
              </w:r>
            </w:del>
          </w:p>
        </w:tc>
        <w:tc>
          <w:tcPr>
            <w:tcW w:w="1310" w:type="dxa"/>
            <w:tcBorders>
              <w:top w:val="single" w:color="auto" w:sz="4" w:space="0"/>
              <w:left w:val="nil"/>
              <w:bottom w:val="nil"/>
              <w:right w:val="nil"/>
            </w:tcBorders>
            <w:shd w:val="clear" w:color="auto" w:fill="auto"/>
            <w:vAlign w:val="center"/>
          </w:tcPr>
          <w:p w14:paraId="6432B9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据模式而异</w:t>
            </w:r>
          </w:p>
        </w:tc>
        <w:tc>
          <w:tcPr>
            <w:tcW w:w="640" w:type="dxa"/>
            <w:tcBorders>
              <w:top w:val="single" w:color="auto" w:sz="4" w:space="0"/>
              <w:left w:val="nil"/>
              <w:bottom w:val="nil"/>
              <w:right w:val="nil"/>
            </w:tcBorders>
            <w:shd w:val="clear" w:color="auto" w:fill="auto"/>
            <w:vAlign w:val="center"/>
          </w:tcPr>
          <w:p w14:paraId="28550B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0" w:type="dxa"/>
            <w:tcBorders>
              <w:top w:val="single" w:color="auto" w:sz="4" w:space="0"/>
              <w:left w:val="nil"/>
              <w:bottom w:val="nil"/>
              <w:right w:val="nil"/>
            </w:tcBorders>
            <w:shd w:val="clear" w:color="auto" w:fill="auto"/>
            <w:vAlign w:val="center"/>
          </w:tcPr>
          <w:p w14:paraId="7FB62168">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520" w:type="dxa"/>
            <w:tcBorders>
              <w:top w:val="single" w:color="auto" w:sz="4" w:space="0"/>
              <w:left w:val="nil"/>
              <w:bottom w:val="nil"/>
              <w:right w:val="nil"/>
            </w:tcBorders>
            <w:shd w:val="clear" w:color="auto" w:fill="auto"/>
            <w:noWrap/>
            <w:vAlign w:val="center"/>
          </w:tcPr>
          <w:p w14:paraId="3157BEDE">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10" w:type="dxa"/>
            <w:tcBorders>
              <w:top w:val="single" w:color="auto" w:sz="4" w:space="0"/>
              <w:left w:val="nil"/>
              <w:bottom w:val="nil"/>
              <w:right w:val="nil"/>
            </w:tcBorders>
            <w:shd w:val="clear" w:color="auto" w:fill="auto"/>
            <w:noWrap/>
            <w:vAlign w:val="center"/>
          </w:tcPr>
          <w:p w14:paraId="069FB5D2">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50874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65" w:type="dxa"/>
            <w:tcBorders>
              <w:top w:val="nil"/>
              <w:left w:val="nil"/>
              <w:bottom w:val="nil"/>
              <w:right w:val="nil"/>
            </w:tcBorders>
            <w:shd w:val="clear" w:color="auto" w:fill="auto"/>
            <w:vAlign w:val="center"/>
          </w:tcPr>
          <w:p w14:paraId="5FD464CC">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延时升压</w:t>
            </w:r>
          </w:p>
        </w:tc>
        <w:tc>
          <w:tcPr>
            <w:tcW w:w="2230" w:type="dxa"/>
            <w:tcBorders>
              <w:top w:val="nil"/>
              <w:left w:val="nil"/>
              <w:bottom w:val="nil"/>
              <w:right w:val="nil"/>
            </w:tcBorders>
            <w:shd w:val="clear" w:color="auto" w:fill="auto"/>
            <w:vAlign w:val="center"/>
          </w:tcPr>
          <w:p w14:paraId="59D85295">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641" w:author="95%" w:date="2026-08-06T11:57:14Z">
                  <w:rPr>
                    <w:rFonts w:hint="eastAsia" w:ascii="SimSun" w:hAnsi="SimSun" w:eastAsia="SimSun" w:cs="SimSun"/>
                    <w:i w:val="0"/>
                    <w:iCs w:val="0"/>
                    <w:color w:val="auto"/>
                    <w:sz w:val="21"/>
                    <w:szCs w:val="21"/>
                    <w:highlight w:val="none"/>
                    <w:u w:val="none"/>
                  </w:rPr>
                </w:rPrChange>
              </w:rPr>
            </w:pPr>
            <w:ins w:id="1642" w:author="95%" w:date="2026-08-06T11:56:37Z">
              <w:r>
                <w:rPr>
                  <w:rStyle w:val="6"/>
                  <w:rFonts w:hint="eastAsia" w:ascii="SimSun" w:hAnsi="SimSun" w:eastAsia="SimSun" w:cs="SimSun"/>
                  <w:color w:val="auto"/>
                  <w:kern w:val="0"/>
                  <w:sz w:val="21"/>
                  <w:szCs w:val="21"/>
                  <w:highlight w:val="none"/>
                  <w:u w:val="none"/>
                  <w:lang w:bidi="ar"/>
                  <w:rPrChange w:id="1643" w:author="95%" w:date="2026-08-06T11:57:14Z">
                    <w:rPr>
                      <w:rStyle w:val="21"/>
                      <w:rFonts w:ascii="SimSun" w:hAnsi="SimSun" w:eastAsia="SimSun" w:cs="SimSun"/>
                      <w:sz w:val="24"/>
                      <w:szCs w:val="24"/>
                    </w:rPr>
                  </w:rPrChange>
                </w:rPr>
                <w:t>设置治疗开始后，压力由初始压力逐渐升至设定治疗压力或当前模式最低治疗压力所需的时间。</w:t>
              </w:r>
            </w:ins>
            <w:del w:id="1644" w:author="95%" w:date="2026-08-06T11:56:37Z">
              <w:r>
                <w:rPr>
                  <w:rFonts w:hint="eastAsia" w:ascii="SimSun" w:hAnsi="SimSun" w:eastAsia="SimSun" w:cs="SimSun"/>
                  <w:i w:val="0"/>
                  <w:iCs w:val="0"/>
                  <w:color w:val="auto"/>
                  <w:kern w:val="0"/>
                  <w:sz w:val="21"/>
                  <w:szCs w:val="21"/>
                  <w:highlight w:val="none"/>
                  <w:u w:val="none"/>
                  <w:lang w:val="en-US" w:eastAsia="zh-CN" w:bidi="ar"/>
                </w:rPr>
                <w:delText>设置升压时间，初始压力逐渐上升到治疗压力所需时间。</w:delText>
              </w:r>
            </w:del>
          </w:p>
        </w:tc>
        <w:tc>
          <w:tcPr>
            <w:tcW w:w="1310" w:type="dxa"/>
            <w:tcBorders>
              <w:top w:val="nil"/>
              <w:left w:val="nil"/>
              <w:bottom w:val="nil"/>
              <w:right w:val="nil"/>
            </w:tcBorders>
            <w:shd w:val="clear" w:color="auto" w:fill="auto"/>
            <w:vAlign w:val="center"/>
          </w:tcPr>
          <w:p w14:paraId="54A53E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0-45分钟</w:t>
            </w:r>
          </w:p>
        </w:tc>
        <w:tc>
          <w:tcPr>
            <w:tcW w:w="640" w:type="dxa"/>
            <w:tcBorders>
              <w:top w:val="nil"/>
              <w:left w:val="nil"/>
              <w:bottom w:val="nil"/>
              <w:right w:val="nil"/>
            </w:tcBorders>
            <w:shd w:val="clear" w:color="auto" w:fill="auto"/>
            <w:noWrap/>
            <w:vAlign w:val="center"/>
          </w:tcPr>
          <w:p w14:paraId="43C5AF11">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0" w:type="dxa"/>
            <w:tcBorders>
              <w:top w:val="nil"/>
              <w:left w:val="nil"/>
              <w:bottom w:val="nil"/>
              <w:right w:val="nil"/>
            </w:tcBorders>
            <w:shd w:val="clear" w:color="auto" w:fill="auto"/>
            <w:noWrap/>
            <w:vAlign w:val="center"/>
          </w:tcPr>
          <w:p w14:paraId="011585C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520" w:type="dxa"/>
            <w:tcBorders>
              <w:top w:val="nil"/>
              <w:left w:val="nil"/>
              <w:bottom w:val="nil"/>
              <w:right w:val="nil"/>
            </w:tcBorders>
            <w:shd w:val="clear" w:color="auto" w:fill="auto"/>
            <w:noWrap/>
            <w:vAlign w:val="center"/>
          </w:tcPr>
          <w:p w14:paraId="136936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10" w:type="dxa"/>
            <w:tcBorders>
              <w:top w:val="nil"/>
              <w:left w:val="nil"/>
              <w:bottom w:val="nil"/>
              <w:right w:val="nil"/>
            </w:tcBorders>
            <w:shd w:val="clear" w:color="auto" w:fill="auto"/>
            <w:vAlign w:val="center"/>
          </w:tcPr>
          <w:p w14:paraId="140C78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7A8B0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65" w:type="dxa"/>
            <w:tcBorders>
              <w:top w:val="nil"/>
              <w:left w:val="nil"/>
              <w:bottom w:val="nil"/>
              <w:right w:val="nil"/>
            </w:tcBorders>
            <w:shd w:val="clear" w:color="auto" w:fill="auto"/>
            <w:vAlign w:val="center"/>
          </w:tcPr>
          <w:p w14:paraId="0673CA62">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初始压力</w:t>
            </w:r>
          </w:p>
        </w:tc>
        <w:tc>
          <w:tcPr>
            <w:tcW w:w="2230" w:type="dxa"/>
            <w:tcBorders>
              <w:top w:val="nil"/>
              <w:left w:val="nil"/>
              <w:bottom w:val="nil"/>
              <w:right w:val="nil"/>
            </w:tcBorders>
            <w:shd w:val="clear" w:color="auto" w:fill="auto"/>
            <w:vAlign w:val="center"/>
          </w:tcPr>
          <w:p w14:paraId="0B106D34">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645" w:author="95%" w:date="2026-08-06T11:57:14Z">
                  <w:rPr>
                    <w:rFonts w:hint="eastAsia" w:ascii="SimSun" w:hAnsi="SimSun" w:eastAsia="SimSun" w:cs="SimSun"/>
                    <w:i w:val="0"/>
                    <w:iCs w:val="0"/>
                    <w:color w:val="auto"/>
                    <w:sz w:val="21"/>
                    <w:szCs w:val="21"/>
                    <w:highlight w:val="none"/>
                    <w:u w:val="none"/>
                  </w:rPr>
                </w:rPrChange>
              </w:rPr>
            </w:pPr>
            <w:ins w:id="1646" w:author="95%" w:date="2026-08-06T11:56:44Z">
              <w:r>
                <w:rPr>
                  <w:rStyle w:val="6"/>
                  <w:rFonts w:hint="eastAsia" w:ascii="SimSun" w:hAnsi="SimSun" w:eastAsia="SimSun" w:cs="SimSun"/>
                  <w:color w:val="auto"/>
                  <w:kern w:val="0"/>
                  <w:sz w:val="21"/>
                  <w:szCs w:val="21"/>
                  <w:highlight w:val="none"/>
                  <w:u w:val="none"/>
                  <w:lang w:bidi="ar"/>
                  <w:rPrChange w:id="1647" w:author="95%" w:date="2026-08-06T11:57:14Z">
                    <w:rPr>
                      <w:rStyle w:val="21"/>
                      <w:rFonts w:ascii="SimSun" w:hAnsi="SimSun" w:eastAsia="SimSun" w:cs="SimSun"/>
                      <w:sz w:val="24"/>
                      <w:szCs w:val="24"/>
                    </w:rPr>
                  </w:rPrChange>
                </w:rPr>
                <w:t>设置延时升压开始时装置输出的起始压力。</w:t>
              </w:r>
            </w:ins>
            <w:del w:id="1648" w:author="95%" w:date="2026-08-06T11:56:44Z">
              <w:r>
                <w:rPr>
                  <w:rFonts w:hint="eastAsia" w:ascii="SimSun" w:hAnsi="SimSun" w:eastAsia="SimSun" w:cs="SimSun"/>
                  <w:i w:val="0"/>
                  <w:iCs w:val="0"/>
                  <w:color w:val="auto"/>
                  <w:kern w:val="0"/>
                  <w:sz w:val="21"/>
                  <w:szCs w:val="21"/>
                  <w:highlight w:val="none"/>
                  <w:u w:val="none"/>
                  <w:lang w:val="en-US" w:eastAsia="zh-CN" w:bidi="ar"/>
                </w:rPr>
                <w:delText>设置延时升压开始时的压力。</w:delText>
              </w:r>
            </w:del>
          </w:p>
        </w:tc>
        <w:tc>
          <w:tcPr>
            <w:tcW w:w="1310" w:type="dxa"/>
            <w:tcBorders>
              <w:top w:val="nil"/>
              <w:left w:val="nil"/>
              <w:bottom w:val="nil"/>
              <w:right w:val="nil"/>
            </w:tcBorders>
            <w:shd w:val="clear" w:color="auto" w:fill="auto"/>
            <w:vAlign w:val="center"/>
          </w:tcPr>
          <w:p w14:paraId="3F939527">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据模式而异</w:t>
            </w:r>
          </w:p>
        </w:tc>
        <w:tc>
          <w:tcPr>
            <w:tcW w:w="640" w:type="dxa"/>
            <w:tcBorders>
              <w:top w:val="nil"/>
              <w:left w:val="nil"/>
              <w:bottom w:val="nil"/>
              <w:right w:val="nil"/>
            </w:tcBorders>
            <w:shd w:val="clear" w:color="auto" w:fill="auto"/>
            <w:noWrap/>
            <w:vAlign w:val="center"/>
          </w:tcPr>
          <w:p w14:paraId="78DA3CB9">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0" w:type="dxa"/>
            <w:tcBorders>
              <w:top w:val="nil"/>
              <w:left w:val="nil"/>
              <w:bottom w:val="nil"/>
              <w:right w:val="nil"/>
            </w:tcBorders>
            <w:shd w:val="clear" w:color="auto" w:fill="auto"/>
            <w:noWrap/>
            <w:vAlign w:val="center"/>
          </w:tcPr>
          <w:p w14:paraId="35740F6D">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520" w:type="dxa"/>
            <w:tcBorders>
              <w:top w:val="nil"/>
              <w:left w:val="nil"/>
              <w:bottom w:val="nil"/>
              <w:right w:val="nil"/>
            </w:tcBorders>
            <w:shd w:val="clear" w:color="auto" w:fill="auto"/>
            <w:noWrap/>
            <w:vAlign w:val="center"/>
          </w:tcPr>
          <w:p w14:paraId="47B59084">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10" w:type="dxa"/>
            <w:tcBorders>
              <w:top w:val="nil"/>
              <w:left w:val="nil"/>
              <w:bottom w:val="nil"/>
              <w:right w:val="nil"/>
            </w:tcBorders>
            <w:shd w:val="clear" w:color="auto" w:fill="auto"/>
            <w:vAlign w:val="center"/>
          </w:tcPr>
          <w:p w14:paraId="3F9641B1">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6CA1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65" w:type="dxa"/>
            <w:tcBorders>
              <w:top w:val="nil"/>
              <w:left w:val="nil"/>
              <w:bottom w:val="nil"/>
              <w:right w:val="nil"/>
            </w:tcBorders>
            <w:shd w:val="clear" w:color="auto" w:fill="auto"/>
            <w:vAlign w:val="center"/>
          </w:tcPr>
          <w:p w14:paraId="446062EB">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加湿等级</w:t>
            </w:r>
          </w:p>
        </w:tc>
        <w:tc>
          <w:tcPr>
            <w:tcW w:w="2230" w:type="dxa"/>
            <w:tcBorders>
              <w:top w:val="nil"/>
              <w:left w:val="nil"/>
              <w:bottom w:val="nil"/>
              <w:right w:val="nil"/>
            </w:tcBorders>
            <w:shd w:val="clear" w:color="auto" w:fill="auto"/>
            <w:vAlign w:val="center"/>
          </w:tcPr>
          <w:p w14:paraId="55A81D7F">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649" w:author="95%" w:date="2026-08-06T11:57:14Z">
                  <w:rPr>
                    <w:rFonts w:hint="eastAsia" w:ascii="SimSun" w:hAnsi="SimSun" w:eastAsia="SimSun" w:cs="SimSun"/>
                    <w:i w:val="0"/>
                    <w:iCs w:val="0"/>
                    <w:color w:val="auto"/>
                    <w:sz w:val="21"/>
                    <w:szCs w:val="21"/>
                    <w:highlight w:val="none"/>
                    <w:u w:val="none"/>
                  </w:rPr>
                </w:rPrChange>
              </w:rPr>
            </w:pPr>
            <w:ins w:id="1650" w:author="95%" w:date="2026-08-06T11:56:50Z">
              <w:r>
                <w:rPr>
                  <w:rStyle w:val="6"/>
                  <w:rFonts w:hint="eastAsia" w:ascii="SimSun" w:hAnsi="SimSun" w:eastAsia="SimSun" w:cs="SimSun"/>
                  <w:color w:val="auto"/>
                  <w:kern w:val="0"/>
                  <w:sz w:val="21"/>
                  <w:szCs w:val="21"/>
                  <w:highlight w:val="none"/>
                  <w:u w:val="none"/>
                  <w:lang w:bidi="ar"/>
                  <w:rPrChange w:id="1651" w:author="95%" w:date="2026-08-06T11:57:14Z">
                    <w:rPr>
                      <w:rStyle w:val="21"/>
                      <w:rFonts w:ascii="SimSun" w:hAnsi="SimSun" w:eastAsia="SimSun" w:cs="SimSun"/>
                      <w:sz w:val="24"/>
                      <w:szCs w:val="24"/>
                    </w:rPr>
                  </w:rPrChange>
                </w:rPr>
                <w:t>设置湿化器的湿化强度；档位越高，通常可获得更高的湿化水平。</w:t>
              </w:r>
            </w:ins>
            <w:del w:id="1652" w:author="95%" w:date="2026-08-06T11:56:50Z">
              <w:r>
                <w:rPr>
                  <w:rFonts w:hint="eastAsia" w:ascii="SimSun" w:hAnsi="SimSun" w:eastAsia="SimSun" w:cs="SimSun"/>
                  <w:i w:val="0"/>
                  <w:iCs w:val="0"/>
                  <w:color w:val="auto"/>
                  <w:kern w:val="0"/>
                  <w:sz w:val="21"/>
                  <w:szCs w:val="21"/>
                  <w:highlight w:val="none"/>
                  <w:u w:val="none"/>
                  <w:lang w:val="en-US" w:eastAsia="zh-CN" w:bidi="ar"/>
                </w:rPr>
                <w:delText>设置湿化器加湿等级。</w:delText>
              </w:r>
            </w:del>
          </w:p>
        </w:tc>
        <w:tc>
          <w:tcPr>
            <w:tcW w:w="1310" w:type="dxa"/>
            <w:tcBorders>
              <w:top w:val="nil"/>
              <w:left w:val="nil"/>
              <w:bottom w:val="nil"/>
              <w:right w:val="nil"/>
            </w:tcBorders>
            <w:shd w:val="clear" w:color="auto" w:fill="auto"/>
            <w:vAlign w:val="center"/>
          </w:tcPr>
          <w:p w14:paraId="378349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0-8档</w:t>
            </w:r>
          </w:p>
        </w:tc>
        <w:tc>
          <w:tcPr>
            <w:tcW w:w="640" w:type="dxa"/>
            <w:tcBorders>
              <w:top w:val="nil"/>
              <w:left w:val="nil"/>
              <w:bottom w:val="nil"/>
              <w:right w:val="nil"/>
            </w:tcBorders>
            <w:shd w:val="clear" w:color="auto" w:fill="auto"/>
            <w:noWrap/>
            <w:vAlign w:val="center"/>
          </w:tcPr>
          <w:p w14:paraId="3645AFB0">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0" w:type="dxa"/>
            <w:tcBorders>
              <w:top w:val="nil"/>
              <w:left w:val="nil"/>
              <w:bottom w:val="nil"/>
              <w:right w:val="nil"/>
            </w:tcBorders>
            <w:shd w:val="clear" w:color="auto" w:fill="auto"/>
            <w:noWrap/>
            <w:vAlign w:val="center"/>
          </w:tcPr>
          <w:p w14:paraId="3D2E3BF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520" w:type="dxa"/>
            <w:tcBorders>
              <w:top w:val="nil"/>
              <w:left w:val="nil"/>
              <w:bottom w:val="nil"/>
              <w:right w:val="nil"/>
            </w:tcBorders>
            <w:shd w:val="clear" w:color="auto" w:fill="auto"/>
            <w:noWrap/>
            <w:vAlign w:val="center"/>
          </w:tcPr>
          <w:p w14:paraId="4ADF64CC">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10" w:type="dxa"/>
            <w:tcBorders>
              <w:top w:val="nil"/>
              <w:left w:val="nil"/>
              <w:bottom w:val="nil"/>
              <w:right w:val="nil"/>
            </w:tcBorders>
            <w:shd w:val="clear" w:color="auto" w:fill="auto"/>
            <w:noWrap/>
            <w:vAlign w:val="center"/>
          </w:tcPr>
          <w:p w14:paraId="070A26A9">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0DEC2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5" w:type="dxa"/>
            <w:tcBorders>
              <w:top w:val="nil"/>
              <w:left w:val="nil"/>
              <w:bottom w:val="nil"/>
              <w:right w:val="nil"/>
            </w:tcBorders>
            <w:shd w:val="clear" w:color="auto" w:fill="auto"/>
            <w:vAlign w:val="center"/>
          </w:tcPr>
          <w:p w14:paraId="54A18491">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延迟关机</w:t>
            </w:r>
          </w:p>
        </w:tc>
        <w:tc>
          <w:tcPr>
            <w:tcW w:w="2230" w:type="dxa"/>
            <w:tcBorders>
              <w:top w:val="nil"/>
              <w:left w:val="nil"/>
              <w:bottom w:val="nil"/>
              <w:right w:val="nil"/>
            </w:tcBorders>
            <w:shd w:val="clear" w:color="auto" w:fill="auto"/>
            <w:vAlign w:val="center"/>
          </w:tcPr>
          <w:p w14:paraId="3CA8DC9B">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653" w:author="95%" w:date="2026-08-06T11:57:14Z">
                  <w:rPr>
                    <w:rFonts w:hint="eastAsia" w:ascii="SimSun" w:hAnsi="SimSun" w:eastAsia="SimSun" w:cs="SimSun"/>
                    <w:i w:val="0"/>
                    <w:iCs w:val="0"/>
                    <w:color w:val="auto"/>
                    <w:sz w:val="21"/>
                    <w:szCs w:val="21"/>
                    <w:highlight w:val="none"/>
                    <w:u w:val="none"/>
                  </w:rPr>
                </w:rPrChange>
              </w:rPr>
            </w:pPr>
            <w:ins w:id="1654" w:author="95%" w:date="2026-08-06T11:56:58Z">
              <w:r>
                <w:rPr>
                  <w:rStyle w:val="6"/>
                  <w:rFonts w:hint="eastAsia" w:ascii="SimSun" w:hAnsi="SimSun" w:eastAsia="SimSun" w:cs="SimSun"/>
                  <w:color w:val="auto"/>
                  <w:kern w:val="0"/>
                  <w:sz w:val="21"/>
                  <w:szCs w:val="21"/>
                  <w:highlight w:val="none"/>
                  <w:u w:val="none"/>
                  <w:lang w:bidi="ar"/>
                  <w:rPrChange w:id="1655" w:author="95%" w:date="2026-08-06T11:57:14Z">
                    <w:rPr>
                      <w:rStyle w:val="21"/>
                      <w:rFonts w:ascii="SimSun" w:hAnsi="SimSun" w:eastAsia="SimSun" w:cs="SimSun"/>
                      <w:sz w:val="24"/>
                      <w:szCs w:val="24"/>
                    </w:rPr>
                  </w:rPrChange>
                </w:rPr>
                <w:t>停止治疗后，风机继续运行一段时间，帮助排出管路内残余湿气，减少冷凝水残留。</w:t>
              </w:r>
            </w:ins>
            <w:del w:id="1656" w:author="95%" w:date="2026-08-06T11:56:58Z">
              <w:r>
                <w:rPr>
                  <w:rFonts w:hint="eastAsia" w:ascii="SimSun" w:hAnsi="SimSun" w:eastAsia="SimSun" w:cs="SimSun"/>
                  <w:i w:val="0"/>
                  <w:iCs w:val="0"/>
                  <w:color w:val="auto"/>
                  <w:kern w:val="0"/>
                  <w:sz w:val="21"/>
                  <w:szCs w:val="21"/>
                  <w:highlight w:val="none"/>
                  <w:u w:val="none"/>
                  <w:lang w:val="en-US" w:eastAsia="zh-CN" w:bidi="ar"/>
                </w:rPr>
                <w:delText>启动该功能后，利用风机余热和气流，吹干管路内残留的冷凝水，防止细菌滋生。</w:delText>
              </w:r>
            </w:del>
          </w:p>
        </w:tc>
        <w:tc>
          <w:tcPr>
            <w:tcW w:w="1310" w:type="dxa"/>
            <w:tcBorders>
              <w:top w:val="nil"/>
              <w:left w:val="nil"/>
              <w:bottom w:val="nil"/>
              <w:right w:val="nil"/>
            </w:tcBorders>
            <w:shd w:val="clear" w:color="auto" w:fill="auto"/>
            <w:vAlign w:val="center"/>
          </w:tcPr>
          <w:p w14:paraId="3F261D0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0-15分钟</w:t>
            </w:r>
          </w:p>
        </w:tc>
        <w:tc>
          <w:tcPr>
            <w:tcW w:w="640" w:type="dxa"/>
            <w:tcBorders>
              <w:top w:val="nil"/>
              <w:left w:val="nil"/>
              <w:bottom w:val="nil"/>
              <w:right w:val="nil"/>
            </w:tcBorders>
            <w:shd w:val="clear" w:color="auto" w:fill="auto"/>
            <w:noWrap/>
            <w:vAlign w:val="center"/>
          </w:tcPr>
          <w:p w14:paraId="3EA3AF8D">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0" w:type="dxa"/>
            <w:tcBorders>
              <w:top w:val="nil"/>
              <w:left w:val="nil"/>
              <w:bottom w:val="nil"/>
              <w:right w:val="nil"/>
            </w:tcBorders>
            <w:shd w:val="clear" w:color="auto" w:fill="auto"/>
            <w:noWrap/>
            <w:vAlign w:val="center"/>
          </w:tcPr>
          <w:p w14:paraId="5305B828">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520" w:type="dxa"/>
            <w:tcBorders>
              <w:top w:val="nil"/>
              <w:left w:val="nil"/>
              <w:bottom w:val="nil"/>
              <w:right w:val="nil"/>
            </w:tcBorders>
            <w:shd w:val="clear" w:color="auto" w:fill="auto"/>
            <w:noWrap/>
            <w:vAlign w:val="center"/>
          </w:tcPr>
          <w:p w14:paraId="2EDCB654">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10" w:type="dxa"/>
            <w:tcBorders>
              <w:top w:val="nil"/>
              <w:left w:val="nil"/>
              <w:bottom w:val="nil"/>
              <w:right w:val="nil"/>
            </w:tcBorders>
            <w:shd w:val="clear" w:color="auto" w:fill="auto"/>
            <w:noWrap/>
            <w:vAlign w:val="center"/>
          </w:tcPr>
          <w:p w14:paraId="13BE02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r w14:paraId="1891F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5" w:type="dxa"/>
            <w:tcBorders>
              <w:top w:val="nil"/>
              <w:left w:val="nil"/>
              <w:bottom w:val="single" w:color="auto" w:sz="12" w:space="0"/>
              <w:right w:val="nil"/>
            </w:tcBorders>
            <w:shd w:val="clear" w:color="auto" w:fill="auto"/>
            <w:vAlign w:val="center"/>
          </w:tcPr>
          <w:p w14:paraId="628A8506">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漏气提示</w:t>
            </w:r>
          </w:p>
        </w:tc>
        <w:tc>
          <w:tcPr>
            <w:tcW w:w="2230" w:type="dxa"/>
            <w:tcBorders>
              <w:top w:val="nil"/>
              <w:left w:val="nil"/>
              <w:bottom w:val="single" w:color="auto" w:sz="12" w:space="0"/>
              <w:right w:val="nil"/>
            </w:tcBorders>
            <w:shd w:val="clear" w:color="auto" w:fill="auto"/>
            <w:vAlign w:val="center"/>
          </w:tcPr>
          <w:p w14:paraId="7FBA5FFB">
            <w:pPr>
              <w:keepNext w:val="0"/>
              <w:keepLines w:val="0"/>
              <w:widowControl/>
              <w:suppressLineNumbers w:val="0"/>
              <w:snapToGrid w:val="0"/>
              <w:spacing w:line="240" w:lineRule="auto"/>
              <w:ind w:left="0" w:leftChars="0" w:right="0" w:rightChars="0" w:firstLine="0" w:firstLineChars="0"/>
              <w:jc w:val="left"/>
              <w:textAlignment w:val="center"/>
              <w:rPr>
                <w:rFonts w:hint="eastAsia" w:ascii="SimSun" w:hAnsi="SimSun" w:eastAsia="SimSun" w:cs="SimSun"/>
                <w:i w:val="0"/>
                <w:iCs w:val="0"/>
                <w:color w:val="auto"/>
                <w:kern w:val="0"/>
                <w:sz w:val="21"/>
                <w:szCs w:val="21"/>
                <w:highlight w:val="none"/>
                <w:u w:val="none"/>
                <w:lang w:bidi="ar"/>
                <w:rPrChange w:id="1657" w:author="95%" w:date="2026-08-06T11:57:14Z">
                  <w:rPr>
                    <w:rFonts w:hint="eastAsia" w:ascii="SimSun" w:hAnsi="SimSun" w:eastAsia="SimSun" w:cs="SimSun"/>
                    <w:i w:val="0"/>
                    <w:iCs w:val="0"/>
                    <w:color w:val="auto"/>
                    <w:sz w:val="21"/>
                    <w:szCs w:val="21"/>
                    <w:highlight w:val="none"/>
                    <w:u w:val="none"/>
                  </w:rPr>
                </w:rPrChange>
              </w:rPr>
            </w:pPr>
            <w:ins w:id="1658" w:author="95%" w:date="2026-08-06T11:57:09Z">
              <w:r>
                <w:rPr>
                  <w:rStyle w:val="6"/>
                  <w:rFonts w:hint="eastAsia" w:ascii="SimSun" w:hAnsi="SimSun" w:eastAsia="SimSun" w:cs="SimSun"/>
                  <w:color w:val="auto"/>
                  <w:kern w:val="0"/>
                  <w:sz w:val="21"/>
                  <w:szCs w:val="21"/>
                  <w:highlight w:val="none"/>
                  <w:u w:val="none"/>
                  <w:lang w:bidi="ar"/>
                  <w:rPrChange w:id="1659" w:author="95%" w:date="2026-08-06T11:57:14Z">
                    <w:rPr>
                      <w:rStyle w:val="21"/>
                      <w:rFonts w:ascii="SimSun" w:hAnsi="SimSun" w:eastAsia="SimSun" w:cs="SimSun"/>
                      <w:sz w:val="24"/>
                      <w:szCs w:val="24"/>
                    </w:rPr>
                  </w:rPrChange>
                </w:rPr>
                <w:t>当装置检测到大漏气持续达到设定条件时，弹出提示，提醒检查面罩佩戴及管路连接。</w:t>
              </w:r>
            </w:ins>
            <w:del w:id="1660" w:author="95%" w:date="2026-08-06T11:57:09Z">
              <w:r>
                <w:rPr>
                  <w:rFonts w:hint="eastAsia" w:ascii="SimSun" w:hAnsi="SimSun" w:eastAsia="SimSun" w:cs="SimSun"/>
                  <w:i w:val="0"/>
                  <w:iCs w:val="0"/>
                  <w:color w:val="auto"/>
                  <w:kern w:val="0"/>
                  <w:sz w:val="21"/>
                  <w:szCs w:val="21"/>
                  <w:highlight w:val="none"/>
                  <w:u w:val="none"/>
                  <w:lang w:val="en-US" w:eastAsia="zh-CN" w:bidi="ar"/>
                </w:rPr>
                <w:delText>当漏气量较大且持续一段时间时，机器弹出提示。</w:delText>
              </w:r>
            </w:del>
          </w:p>
        </w:tc>
        <w:tc>
          <w:tcPr>
            <w:tcW w:w="1310" w:type="dxa"/>
            <w:tcBorders>
              <w:top w:val="nil"/>
              <w:left w:val="nil"/>
              <w:bottom w:val="single" w:color="auto" w:sz="12" w:space="0"/>
              <w:right w:val="nil"/>
            </w:tcBorders>
            <w:shd w:val="clear" w:color="auto" w:fill="auto"/>
            <w:vAlign w:val="center"/>
          </w:tcPr>
          <w:p w14:paraId="771235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启动/关闭</w:t>
            </w:r>
          </w:p>
        </w:tc>
        <w:tc>
          <w:tcPr>
            <w:tcW w:w="640" w:type="dxa"/>
            <w:tcBorders>
              <w:top w:val="nil"/>
              <w:left w:val="nil"/>
              <w:bottom w:val="single" w:color="auto" w:sz="12" w:space="0"/>
              <w:right w:val="nil"/>
            </w:tcBorders>
            <w:shd w:val="clear" w:color="auto" w:fill="auto"/>
            <w:noWrap/>
            <w:vAlign w:val="center"/>
          </w:tcPr>
          <w:p w14:paraId="297CFFF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700" w:type="dxa"/>
            <w:tcBorders>
              <w:top w:val="nil"/>
              <w:left w:val="nil"/>
              <w:bottom w:val="single" w:color="auto" w:sz="12" w:space="0"/>
              <w:right w:val="nil"/>
            </w:tcBorders>
            <w:shd w:val="clear" w:color="auto" w:fill="auto"/>
            <w:noWrap/>
            <w:vAlign w:val="center"/>
          </w:tcPr>
          <w:p w14:paraId="7AD75984">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520" w:type="dxa"/>
            <w:tcBorders>
              <w:top w:val="nil"/>
              <w:left w:val="nil"/>
              <w:bottom w:val="single" w:color="auto" w:sz="12" w:space="0"/>
              <w:right w:val="nil"/>
            </w:tcBorders>
            <w:shd w:val="clear" w:color="auto" w:fill="auto"/>
            <w:noWrap/>
            <w:vAlign w:val="center"/>
          </w:tcPr>
          <w:p w14:paraId="4F7FD88B">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c>
          <w:tcPr>
            <w:tcW w:w="810" w:type="dxa"/>
            <w:tcBorders>
              <w:top w:val="nil"/>
              <w:left w:val="nil"/>
              <w:bottom w:val="single" w:color="auto" w:sz="12" w:space="0"/>
              <w:right w:val="nil"/>
            </w:tcBorders>
            <w:shd w:val="clear" w:color="auto" w:fill="auto"/>
            <w:noWrap/>
            <w:vAlign w:val="center"/>
          </w:tcPr>
          <w:p w14:paraId="7B7BCCFF">
            <w:pPr>
              <w:keepNext w:val="0"/>
              <w:keepLines w:val="0"/>
              <w:widowControl/>
              <w:suppressLineNumbers w:val="0"/>
              <w:snapToGrid w:val="0"/>
              <w:spacing w:line="240" w:lineRule="auto"/>
              <w:ind w:left="0" w:leftChars="0" w:right="0" w:rightChars="0" w:firstLine="0" w:firstLineChars="0"/>
              <w:jc w:val="center"/>
              <w:textAlignment w:val="center"/>
              <w:rPr>
                <w:rFonts w:hint="eastAsia" w:ascii="SimSun" w:hAnsi="SimSun" w:eastAsia="SimSun" w:cs="SimSun"/>
                <w:i w:val="0"/>
                <w:iCs w:val="0"/>
                <w:color w:val="auto"/>
                <w:sz w:val="21"/>
                <w:szCs w:val="21"/>
                <w:highlight w:val="none"/>
                <w:u w:val="none"/>
              </w:rPr>
            </w:pPr>
            <w:r>
              <w:rPr>
                <w:rFonts w:hint="eastAsia" w:ascii="SimSun" w:hAnsi="SimSun" w:eastAsia="SimSun" w:cs="SimSun"/>
                <w:i w:val="0"/>
                <w:iCs w:val="0"/>
                <w:color w:val="auto"/>
                <w:kern w:val="0"/>
                <w:sz w:val="21"/>
                <w:szCs w:val="21"/>
                <w:highlight w:val="none"/>
                <w:u w:val="none"/>
                <w:lang w:val="en-US" w:eastAsia="zh-CN" w:bidi="ar"/>
              </w:rPr>
              <w:t>√</w:t>
            </w:r>
          </w:p>
        </w:tc>
      </w:tr>
    </w:tbl>
    <w:p w14:paraId="0BDF02E4">
      <w:pPr>
        <w:rPr>
          <w:rFonts w:hint="default"/>
          <w:color w:val="auto"/>
          <w:highlight w:val="none"/>
          <w:lang w:val="en-US" w:eastAsia="zh-CN"/>
        </w:rPr>
      </w:pPr>
    </w:p>
    <w:p w14:paraId="0620DA40">
      <w:pPr>
        <w:rPr>
          <w:rFonts w:hint="eastAsia"/>
          <w:color w:val="auto"/>
          <w:highlight w:val="none"/>
          <w:lang w:val="en-US" w:eastAsia="zh-CN"/>
        </w:rPr>
      </w:pPr>
      <w:r>
        <w:rPr>
          <w:rFonts w:hint="eastAsia"/>
          <w:color w:val="auto"/>
          <w:highlight w:val="none"/>
          <w:lang w:val="en-US" w:eastAsia="zh-CN"/>
        </w:rPr>
        <w:t>3.高级模式下查看报告</w:t>
      </w:r>
    </w:p>
    <w:p w14:paraId="754F7BE2">
      <w:pPr>
        <w:rPr>
          <w:rFonts w:hint="default"/>
          <w:color w:val="auto"/>
          <w:highlight w:val="none"/>
          <w:lang w:val="en-US" w:eastAsia="zh-CN"/>
        </w:rPr>
      </w:pPr>
      <w:r>
        <w:rPr>
          <w:rFonts w:hint="eastAsia"/>
          <w:color w:val="auto"/>
          <w:highlight w:val="none"/>
          <w:lang w:val="en-US" w:eastAsia="zh-CN"/>
        </w:rPr>
        <w:t>点击高级模式主页的“报告”，可查看与患者治疗相关的报告数据，详细数据请见5.2.1.2治疗报告。</w:t>
      </w:r>
    </w:p>
    <w:p w14:paraId="089075F9">
      <w:pPr>
        <w:rPr>
          <w:rFonts w:hint="default"/>
          <w:color w:val="auto"/>
          <w:highlight w:val="none"/>
          <w:lang w:val="en-US" w:eastAsia="zh-CN"/>
        </w:rPr>
      </w:pPr>
      <w:r>
        <w:rPr>
          <w:rFonts w:hint="eastAsia"/>
          <w:color w:val="auto"/>
          <w:highlight w:val="none"/>
          <w:lang w:val="en-US" w:eastAsia="zh-CN"/>
        </w:rPr>
        <w:t>4.高级模式下启停机器</w:t>
      </w:r>
      <w:r>
        <w:rPr>
          <w:rFonts w:hint="eastAsia"/>
          <w:color w:val="auto"/>
          <w:highlight w:val="none"/>
          <w:lang w:val="en-US" w:eastAsia="zh-CN"/>
        </w:rPr>
        <w:br w:type="textWrapping"/>
      </w:r>
      <w:r>
        <w:rPr>
          <w:rFonts w:hint="eastAsia"/>
          <w:color w:val="auto"/>
          <w:highlight w:val="none"/>
          <w:lang w:val="en-US" w:eastAsia="zh-CN"/>
        </w:rPr>
        <w:t>在高级模式下，可以按照4.</w:t>
      </w:r>
      <w:ins w:id="1661" w:author="95%" w:date="2026-05-19T14:11:37Z">
        <w:r>
          <w:rPr>
            <w:rFonts w:hint="eastAsia"/>
            <w:color w:val="auto"/>
            <w:highlight w:val="none"/>
            <w:lang w:val="en-US" w:eastAsia="zh-CN"/>
          </w:rPr>
          <w:t>6</w:t>
        </w:r>
      </w:ins>
      <w:del w:id="1662" w:author="95%" w:date="2026-05-19T14:11:37Z">
        <w:r>
          <w:rPr>
            <w:rFonts w:hint="eastAsia"/>
            <w:color w:val="auto"/>
            <w:highlight w:val="none"/>
            <w:lang w:val="en-US" w:eastAsia="zh-CN"/>
          </w:rPr>
          <w:delText>5</w:delText>
        </w:r>
      </w:del>
      <w:r>
        <w:rPr>
          <w:rFonts w:hint="eastAsia"/>
          <w:color w:val="auto"/>
          <w:highlight w:val="none"/>
          <w:lang w:val="en-US" w:eastAsia="zh-CN"/>
        </w:rPr>
        <w:t>开始/停止治疗的方法启停设备，停止治疗后，仍返回高级模式。</w:t>
      </w:r>
    </w:p>
    <w:p w14:paraId="5AFA86E5">
      <w:pPr>
        <w:rPr>
          <w:rFonts w:hint="default"/>
          <w:color w:val="auto"/>
          <w:highlight w:val="none"/>
          <w:lang w:val="en-US" w:eastAsia="zh-CN"/>
        </w:rPr>
      </w:pPr>
    </w:p>
    <w:sectPr>
      <w:footerReference r:id="rId8" w:type="default"/>
      <w:pgSz w:w="11906" w:h="16838"/>
      <w:pgMar w:top="869" w:right="1701" w:bottom="1043" w:left="1701" w:header="851" w:footer="992"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95%" w:date="2026-09-09T11:15:20Z" w:initials="">
    <w:p w14:paraId="1A9B4D16">
      <w:pPr>
        <w:pStyle w:val="12"/>
        <w:rPr>
          <w:rFonts w:hint="eastAsia"/>
        </w:rPr>
      </w:pPr>
      <w:r>
        <w:rPr>
          <w:rFonts w:hint="eastAsia"/>
        </w:rPr>
        <w:t>GB 9706.1-2020</w:t>
      </w:r>
    </w:p>
    <w:p w14:paraId="385CE7D3">
      <w:pPr>
        <w:pStyle w:val="12"/>
        <w:rPr>
          <w:rFonts w:hint="default"/>
          <w:lang w:val="en-US" w:eastAsia="zh-CN"/>
        </w:rPr>
      </w:pPr>
      <w:r>
        <w:rPr>
          <w:rFonts w:hint="eastAsia"/>
          <w:lang w:val="en-US" w:eastAsia="zh-CN"/>
        </w:rPr>
        <w:t>5.9.1</w:t>
      </w:r>
    </w:p>
  </w:comment>
  <w:comment w:id="1" w:author="95%" w:date="2026-09-09T10:55:38Z" w:initials="">
    <w:p w14:paraId="33E6F278">
      <w:pPr>
        <w:pStyle w:val="12"/>
        <w:rPr>
          <w:rFonts w:hint="eastAsia" w:ascii="SimSun" w:hAnsi="SimSun" w:eastAsia="SimSun" w:cs="SimSun"/>
          <w:sz w:val="24"/>
          <w:szCs w:val="24"/>
        </w:rPr>
      </w:pPr>
      <w:r>
        <w:rPr>
          <w:rFonts w:hint="eastAsia" w:ascii="SimSun" w:hAnsi="SimSun" w:eastAsia="SimSun" w:cs="SimSun"/>
          <w:sz w:val="24"/>
          <w:szCs w:val="24"/>
        </w:rPr>
        <w:t>YY 9706.274-2022</w:t>
      </w:r>
    </w:p>
    <w:p w14:paraId="21EA169B">
      <w:pPr>
        <w:pStyle w:val="12"/>
        <w:rPr>
          <w:rFonts w:hint="default" w:ascii="SimSun" w:hAnsi="SimSun" w:eastAsia="SimSun" w:cs="SimSun"/>
          <w:sz w:val="24"/>
          <w:szCs w:val="24"/>
          <w:lang w:val="en-US" w:eastAsia="zh-CN"/>
        </w:rPr>
      </w:pPr>
      <w:r>
        <w:rPr>
          <w:rFonts w:ascii="SimSun" w:hAnsi="SimSun" w:eastAsia="SimSun" w:cs="SimSun"/>
          <w:sz w:val="24"/>
          <w:szCs w:val="24"/>
        </w:rPr>
        <w:t>201.7.9.2.1.102</w:t>
      </w:r>
      <w:r>
        <w:rPr>
          <w:rFonts w:hint="eastAsia" w:ascii="SimSun" w:hAnsi="SimSun" w:cs="SimSun"/>
          <w:sz w:val="24"/>
          <w:szCs w:val="24"/>
          <w:lang w:val="en-US" w:eastAsia="zh-CN"/>
        </w:rPr>
        <w:t xml:space="preserve"> </w:t>
      </w:r>
    </w:p>
    <w:p w14:paraId="45C05066">
      <w:pPr>
        <w:pStyle w:val="12"/>
        <w:rPr>
          <w:rFonts w:ascii="SimSun" w:hAnsi="SimSun" w:eastAsia="SimSun" w:cs="SimSun"/>
          <w:sz w:val="24"/>
          <w:szCs w:val="24"/>
        </w:rPr>
      </w:pPr>
      <w:r>
        <w:rPr>
          <w:rFonts w:hint="eastAsia" w:ascii="SimSun" w:hAnsi="SimSun" w:eastAsia="SimSun" w:cs="SimSun"/>
          <w:sz w:val="24"/>
          <w:szCs w:val="24"/>
        </w:rPr>
        <w:t>加警告：湿化气中加入其他物质可能产生不利影响</w:t>
      </w:r>
    </w:p>
  </w:comment>
  <w:comment w:id="2" w:author="95%" w:date="2026-09-09T11:03:26Z" w:initials="">
    <w:p w14:paraId="2D787BFF">
      <w:pPr>
        <w:pStyle w:val="12"/>
        <w:numPr>
          <w:ilvl w:val="0"/>
          <w:numId w:val="3"/>
        </w:numPr>
        <w:rPr>
          <w:rFonts w:hint="eastAsia"/>
          <w:lang w:val="en-US" w:eastAsia="zh-CN"/>
        </w:rPr>
      </w:pPr>
      <w:r>
        <w:rPr>
          <w:rFonts w:hint="eastAsia"/>
          <w:lang w:val="en-US" w:eastAsia="zh-CN"/>
        </w:rPr>
        <w:t>后三的位置</w:t>
      </w:r>
    </w:p>
    <w:p w14:paraId="1AB7131A">
      <w:pPr>
        <w:pStyle w:val="12"/>
        <w:numPr>
          <w:ilvl w:val="0"/>
          <w:numId w:val="3"/>
        </w:numPr>
        <w:rPr>
          <w:rFonts w:hint="default"/>
          <w:lang w:val="en-US" w:eastAsia="zh-CN"/>
        </w:rPr>
      </w:pPr>
      <w:r>
        <w:rPr>
          <w:rFonts w:hint="eastAsia"/>
          <w:lang w:val="en-US" w:eastAsia="zh-CN"/>
        </w:rPr>
        <w:t>补充海拔、温度范围   鱼跃海拔高于300米、环境温度高于35℃</w:t>
      </w:r>
    </w:p>
  </w:comment>
  <w:comment w:id="3" w:author="95%" w:date="2026-09-09T16:38:03Z" w:initials="">
    <w:p w14:paraId="6AADB67A">
      <w:pPr>
        <w:pStyle w:val="12"/>
        <w:rPr>
          <w:rFonts w:hint="eastAsia" w:ascii="SimSun" w:hAnsi="SimSun" w:eastAsia="SimSun" w:cs="SimSun"/>
          <w:sz w:val="24"/>
          <w:szCs w:val="24"/>
        </w:rPr>
      </w:pPr>
      <w:r>
        <w:rPr>
          <w:rFonts w:hint="eastAsia" w:ascii="SimSun" w:hAnsi="SimSun" w:eastAsia="SimSun" w:cs="SimSun"/>
          <w:sz w:val="24"/>
          <w:szCs w:val="24"/>
        </w:rPr>
        <w:t>YY 9706.274-2022</w:t>
      </w:r>
    </w:p>
    <w:p w14:paraId="6C5B668D">
      <w:pPr>
        <w:pStyle w:val="12"/>
        <w:rPr>
          <w:rFonts w:hint="default" w:ascii="SimSun" w:hAnsi="SimSun" w:eastAsia="SimSun" w:cs="SimSun"/>
          <w:sz w:val="24"/>
          <w:szCs w:val="24"/>
          <w:lang w:val="en-US" w:eastAsia="zh-CN"/>
        </w:rPr>
      </w:pPr>
      <w:r>
        <w:rPr>
          <w:rFonts w:ascii="SimSun" w:hAnsi="SimSun" w:eastAsia="SimSun" w:cs="SimSun"/>
          <w:sz w:val="24"/>
          <w:szCs w:val="24"/>
        </w:rPr>
        <w:t>201.7.9.2.</w:t>
      </w:r>
      <w:r>
        <w:rPr>
          <w:rFonts w:hint="eastAsia" w:ascii="SimSun" w:hAnsi="SimSun" w:cs="SimSun"/>
          <w:sz w:val="24"/>
          <w:szCs w:val="24"/>
          <w:lang w:val="en-US" w:eastAsia="zh-CN"/>
        </w:rPr>
        <w:t>2</w:t>
      </w:r>
      <w:r>
        <w:rPr>
          <w:rFonts w:ascii="SimSun" w:hAnsi="SimSun" w:eastAsia="SimSun" w:cs="SimSun"/>
          <w:sz w:val="24"/>
          <w:szCs w:val="24"/>
        </w:rPr>
        <w:t>.102</w:t>
      </w:r>
      <w:r>
        <w:rPr>
          <w:rFonts w:hint="eastAsia" w:ascii="SimSun" w:hAnsi="SimSun" w:cs="SimSun"/>
          <w:sz w:val="24"/>
          <w:szCs w:val="24"/>
          <w:lang w:val="en-US" w:eastAsia="zh-CN"/>
        </w:rPr>
        <w:t xml:space="preserve"> （b）</w:t>
      </w:r>
    </w:p>
    <w:p w14:paraId="35F3C0C9">
      <w:pPr>
        <w:pStyle w:val="12"/>
      </w:pPr>
    </w:p>
  </w:comment>
  <w:comment w:id="4" w:author="95%" w:date="2026-09-09T10:57:58Z" w:initials="">
    <w:p w14:paraId="4F7B9BA1">
      <w:pPr>
        <w:pStyle w:val="12"/>
        <w:rPr>
          <w:rFonts w:hint="eastAsia" w:ascii="SimSun" w:hAnsi="SimSun" w:eastAsia="SimSun" w:cs="SimSun"/>
          <w:sz w:val="24"/>
          <w:szCs w:val="24"/>
        </w:rPr>
      </w:pPr>
      <w:r>
        <w:rPr>
          <w:rFonts w:hint="eastAsia" w:ascii="SimSun" w:hAnsi="SimSun" w:eastAsia="SimSun" w:cs="SimSun"/>
          <w:sz w:val="24"/>
          <w:szCs w:val="24"/>
        </w:rPr>
        <w:t>YY 9706.274-2022</w:t>
      </w:r>
    </w:p>
    <w:p w14:paraId="5D67A72A">
      <w:pPr>
        <w:pStyle w:val="12"/>
      </w:pPr>
      <w:r>
        <w:rPr>
          <w:rFonts w:ascii="SimSun" w:hAnsi="SimSun" w:eastAsia="SimSun" w:cs="SimSun"/>
          <w:sz w:val="24"/>
          <w:szCs w:val="24"/>
        </w:rPr>
        <w:t>201.7.9.2.</w:t>
      </w:r>
      <w:r>
        <w:rPr>
          <w:rFonts w:hint="eastAsia" w:ascii="SimSun" w:hAnsi="SimSun" w:cs="SimSun"/>
          <w:sz w:val="24"/>
          <w:szCs w:val="24"/>
          <w:lang w:val="en-US" w:eastAsia="zh-CN"/>
        </w:rPr>
        <w:t>2.</w:t>
      </w:r>
      <w:r>
        <w:rPr>
          <w:rFonts w:ascii="SimSun" w:hAnsi="SimSun" w:eastAsia="SimSun" w:cs="SimSun"/>
          <w:sz w:val="24"/>
          <w:szCs w:val="24"/>
        </w:rPr>
        <w:t>10</w:t>
      </w:r>
      <w:r>
        <w:rPr>
          <w:rFonts w:hint="eastAsia" w:ascii="SimSun" w:hAnsi="SimSun" w:cs="SimSun"/>
          <w:sz w:val="24"/>
          <w:szCs w:val="24"/>
          <w:lang w:val="en-US" w:eastAsia="zh-CN"/>
        </w:rPr>
        <w:t>1（a）</w:t>
      </w:r>
    </w:p>
  </w:comment>
  <w:comment w:id="5" w:author="95%" w:date="2026-09-09T11:06:07Z" w:initials="">
    <w:p w14:paraId="1B8539C2">
      <w:pPr>
        <w:pStyle w:val="12"/>
        <w:rPr>
          <w:rFonts w:hint="default" w:eastAsia="SimSun"/>
          <w:lang w:val="en-US" w:eastAsia="zh-CN"/>
        </w:rPr>
      </w:pPr>
      <w:r>
        <w:rPr>
          <w:rFonts w:hint="eastAsia"/>
          <w:lang w:val="en-US" w:eastAsia="zh-CN"/>
        </w:rPr>
        <w:t>编号问题</w:t>
      </w:r>
    </w:p>
  </w:comment>
  <w:comment w:id="6" w:author="95%" w:date="2026-09-09T16:09:06Z" w:initials="">
    <w:p w14:paraId="0330599D">
      <w:pPr>
        <w:pStyle w:val="12"/>
      </w:pPr>
      <w:r>
        <w:annotationRef/>
      </w:r>
    </w:p>
  </w:comment>
  <w:comment w:id="7" w:author="95%" w:date="2026-09-09T11:57:25Z" w:initials="">
    <w:p w14:paraId="6E5C892C">
      <w:pPr>
        <w:pStyle w:val="12"/>
        <w:rPr>
          <w:rFonts w:hint="eastAsia"/>
        </w:rPr>
      </w:pPr>
      <w:r>
        <w:rPr>
          <w:rFonts w:hint="eastAsia"/>
        </w:rPr>
        <w:t>GB 9706.1-2020</w:t>
      </w:r>
    </w:p>
    <w:p w14:paraId="46398883">
      <w:pPr>
        <w:pStyle w:val="12"/>
        <w:rPr>
          <w:rFonts w:hint="default" w:eastAsia="SimSun"/>
          <w:lang w:val="en-US" w:eastAsia="zh-CN"/>
        </w:rPr>
      </w:pPr>
      <w:r>
        <w:rPr>
          <w:rFonts w:hint="eastAsia"/>
          <w:lang w:val="en-US" w:eastAsia="zh-CN"/>
        </w:rPr>
        <w:t>7.9.3.4</w:t>
      </w:r>
    </w:p>
  </w:comment>
  <w:comment w:id="8" w:author="95%" w:date="2026-09-09T11:06:15Z" w:initials="">
    <w:p w14:paraId="3B8D13EE">
      <w:pPr>
        <w:pStyle w:val="12"/>
        <w:rPr>
          <w:rFonts w:hint="default"/>
          <w:lang w:val="en-US" w:eastAsia="zh-CN"/>
        </w:rPr>
      </w:pPr>
      <w:r>
        <w:rPr>
          <w:rFonts w:hint="eastAsia"/>
          <w:lang w:val="en-US" w:eastAsia="zh-CN"/>
        </w:rPr>
        <w:t>编号问题</w:t>
      </w:r>
    </w:p>
  </w:comment>
  <w:comment w:id="9" w:author="95%" w:date="2026-09-10T16:17:42Z" w:initials="">
    <w:p w14:paraId="21E99BEA">
      <w:pPr>
        <w:pStyle w:val="12"/>
        <w:rPr>
          <w:rFonts w:hint="eastAsia"/>
        </w:rPr>
      </w:pPr>
      <w:r>
        <w:rPr>
          <w:rFonts w:hint="eastAsia"/>
        </w:rPr>
        <w:t>GB 9706.1-2020</w:t>
      </w:r>
    </w:p>
    <w:p w14:paraId="73A27054">
      <w:pPr>
        <w:pStyle w:val="12"/>
        <w:rPr>
          <w:rFonts w:hint="default" w:eastAsia="SimSun"/>
          <w:lang w:val="en-US" w:eastAsia="zh-CN"/>
        </w:rPr>
      </w:pPr>
      <w:r>
        <w:rPr>
          <w:rFonts w:hint="eastAsia"/>
          <w:lang w:val="en-US" w:eastAsia="zh-CN"/>
        </w:rPr>
        <w:t>7.9.2.1</w:t>
      </w:r>
    </w:p>
  </w:comment>
  <w:comment w:id="10" w:author="95%" w:date="2026-09-09T15:23:59Z" w:initials="">
    <w:p w14:paraId="69177D6A">
      <w:pPr>
        <w:pStyle w:val="12"/>
        <w:rPr>
          <w:rFonts w:hint="eastAsia"/>
        </w:rPr>
      </w:pPr>
      <w:r>
        <w:rPr>
          <w:rFonts w:hint="eastAsia"/>
        </w:rPr>
        <w:t>YY 9706.270-2021</w:t>
      </w:r>
    </w:p>
    <w:p w14:paraId="168BE52F">
      <w:pPr>
        <w:pStyle w:val="12"/>
        <w:rPr>
          <w:rFonts w:hint="eastAsia"/>
        </w:rPr>
      </w:pPr>
      <w:r>
        <w:rPr>
          <w:rFonts w:hint="eastAsia"/>
        </w:rPr>
        <w:t>201.7.9.2.5.101</w:t>
      </w:r>
    </w:p>
  </w:comment>
  <w:comment w:id="11" w:author="95%" w:date="2026-09-09T15:52:32Z" w:initials="">
    <w:p w14:paraId="05B70D11">
      <w:pPr>
        <w:pStyle w:val="12"/>
        <w:rPr>
          <w:rFonts w:hint="eastAsia"/>
        </w:rPr>
      </w:pPr>
      <w:r>
        <w:rPr>
          <w:rFonts w:hint="eastAsia"/>
        </w:rPr>
        <w:t>YY 9706.270-2021</w:t>
      </w:r>
    </w:p>
    <w:p w14:paraId="56B8F02A">
      <w:pPr>
        <w:pStyle w:val="12"/>
        <w:rPr>
          <w:rFonts w:hint="eastAsia"/>
        </w:rPr>
      </w:pPr>
      <w:r>
        <w:rPr>
          <w:rFonts w:hint="eastAsia"/>
        </w:rPr>
        <w:t xml:space="preserve">201.7.9.3.1.101 </w:t>
      </w:r>
    </w:p>
  </w:comment>
  <w:comment w:id="12" w:author="95%" w:date="2026-09-09T14:27:27Z" w:initials="">
    <w:p w14:paraId="5F539E2F">
      <w:pPr>
        <w:pStyle w:val="12"/>
        <w:rPr>
          <w:rFonts w:hint="eastAsia"/>
        </w:rPr>
      </w:pPr>
      <w:r>
        <w:rPr>
          <w:rFonts w:hint="eastAsia"/>
        </w:rPr>
        <w:t>YY 9706.111-2021</w:t>
      </w:r>
    </w:p>
    <w:p w14:paraId="1E8F2C30">
      <w:pPr>
        <w:pStyle w:val="12"/>
        <w:rPr>
          <w:rFonts w:hint="eastAsia"/>
          <w:lang w:val="en-US" w:eastAsia="zh-CN"/>
        </w:rPr>
      </w:pPr>
      <w:r>
        <w:rPr>
          <w:rFonts w:hint="eastAsia"/>
          <w:lang w:val="en-US" w:eastAsia="zh-CN"/>
        </w:rPr>
        <w:t>7.4.1</w:t>
      </w:r>
    </w:p>
    <w:p w14:paraId="47628B9A">
      <w:pPr>
        <w:pStyle w:val="12"/>
        <w:rPr>
          <w:rFonts w:hint="default"/>
          <w:lang w:val="en-US" w:eastAsia="zh-CN"/>
        </w:rPr>
      </w:pPr>
      <w:r>
        <w:rPr>
          <w:rFonts w:hint="eastAsia"/>
          <w:lang w:val="en-US" w:eastAsia="zh-CN"/>
        </w:rPr>
        <w:t>接触伤害</w:t>
      </w:r>
    </w:p>
  </w:comment>
  <w:comment w:id="13" w:author="95%" w:date="2026-09-09T14:40:59Z" w:initials="">
    <w:p w14:paraId="6E330DE3">
      <w:pPr>
        <w:pStyle w:val="12"/>
        <w:rPr>
          <w:rFonts w:hint="eastAsia"/>
        </w:rPr>
      </w:pPr>
      <w:r>
        <w:rPr>
          <w:rFonts w:hint="eastAsia"/>
        </w:rPr>
        <w:t>YY 9706.111-2021</w:t>
      </w:r>
    </w:p>
    <w:p w14:paraId="453E64A5">
      <w:pPr>
        <w:pStyle w:val="12"/>
        <w:rPr>
          <w:rFonts w:hint="eastAsia"/>
          <w:lang w:val="en-US" w:eastAsia="zh-CN"/>
        </w:rPr>
      </w:pPr>
      <w:r>
        <w:rPr>
          <w:rFonts w:hint="eastAsia"/>
          <w:lang w:val="en-US" w:eastAsia="zh-CN"/>
        </w:rPr>
        <w:t>7.4.4</w:t>
      </w:r>
    </w:p>
    <w:p w14:paraId="6165124B">
      <w:pPr>
        <w:pStyle w:val="12"/>
        <w:rPr>
          <w:rFonts w:hint="default"/>
          <w:lang w:val="en-US" w:eastAsia="zh-CN"/>
        </w:rPr>
      </w:pPr>
      <w:r>
        <w:rPr>
          <w:rFonts w:hint="eastAsia"/>
          <w:lang w:val="en-US" w:eastAsia="zh-CN"/>
        </w:rPr>
        <w:t>参照鱼跃</w:t>
      </w:r>
    </w:p>
  </w:comment>
  <w:comment w:id="14" w:author="95%" w:date="2026-09-09T13:59:40Z" w:initials="">
    <w:p w14:paraId="49E3E233">
      <w:pPr>
        <w:pStyle w:val="12"/>
        <w:rPr>
          <w:rFonts w:hint="eastAsia"/>
        </w:rPr>
      </w:pPr>
      <w:r>
        <w:rPr>
          <w:rFonts w:hint="eastAsia"/>
        </w:rPr>
        <w:t>GB 9706.1-2020</w:t>
      </w:r>
    </w:p>
    <w:p w14:paraId="41E8B923">
      <w:pPr>
        <w:pStyle w:val="12"/>
        <w:rPr>
          <w:rFonts w:hint="eastAsia"/>
          <w:lang w:val="en-US" w:eastAsia="zh-CN"/>
        </w:rPr>
      </w:pPr>
      <w:r>
        <w:rPr>
          <w:rFonts w:hint="eastAsia"/>
          <w:lang w:val="en-US" w:eastAsia="zh-CN"/>
        </w:rPr>
        <w:t>9.6.2.1</w:t>
      </w:r>
    </w:p>
    <w:p w14:paraId="2C3EC1AF">
      <w:pPr>
        <w:pStyle w:val="12"/>
        <w:rPr>
          <w:rFonts w:hint="default"/>
          <w:lang w:val="en-US" w:eastAsia="zh-CN"/>
        </w:rPr>
      </w:pPr>
      <w:r>
        <w:rPr>
          <w:rFonts w:hint="eastAsia"/>
          <w:lang w:val="en-US" w:eastAsia="zh-CN"/>
        </w:rPr>
        <w:t>参照BMC说明书</w:t>
      </w:r>
    </w:p>
  </w:comment>
  <w:comment w:id="15" w:author="95%" w:date="2026-09-10T16:20:11Z" w:initials="">
    <w:p w14:paraId="316D2A12">
      <w:pPr>
        <w:pStyle w:val="12"/>
        <w:rPr>
          <w:rFonts w:hint="eastAsia"/>
        </w:rPr>
      </w:pPr>
      <w:r>
        <w:rPr>
          <w:rFonts w:hint="eastAsia"/>
        </w:rPr>
        <w:t>GB 9706.1-2020</w:t>
      </w:r>
    </w:p>
    <w:p w14:paraId="7577056C">
      <w:pPr>
        <w:pStyle w:val="12"/>
      </w:pPr>
      <w:r>
        <w:rPr>
          <w:rFonts w:hint="eastAsia"/>
        </w:rPr>
        <w:t>7.9.2.7</w:t>
      </w:r>
    </w:p>
  </w:comment>
  <w:comment w:id="16" w:author="95%" w:date="2026-09-09T14:44:53Z" w:initials="">
    <w:p w14:paraId="4B256AF9">
      <w:pPr>
        <w:pStyle w:val="12"/>
        <w:rPr>
          <w:rFonts w:hint="eastAsia"/>
        </w:rPr>
      </w:pPr>
      <w:r>
        <w:rPr>
          <w:rFonts w:hint="eastAsia"/>
        </w:rPr>
        <w:t>YY 9706.111-2021</w:t>
      </w:r>
    </w:p>
    <w:p w14:paraId="4400D9FC">
      <w:pPr>
        <w:pStyle w:val="12"/>
        <w:rPr>
          <w:rFonts w:hint="eastAsia"/>
          <w:lang w:val="en-US" w:eastAsia="zh-CN"/>
        </w:rPr>
      </w:pPr>
      <w:r>
        <w:rPr>
          <w:rFonts w:hint="eastAsia"/>
          <w:lang w:val="en-US" w:eastAsia="zh-CN"/>
        </w:rPr>
        <w:t>7.4.5</w:t>
      </w:r>
    </w:p>
    <w:p w14:paraId="2E455904">
      <w:pPr>
        <w:pStyle w:val="12"/>
        <w:rPr>
          <w:rFonts w:hint="default"/>
          <w:lang w:val="en-US" w:eastAsia="zh-CN"/>
        </w:rPr>
      </w:pPr>
      <w:r>
        <w:rPr>
          <w:rFonts w:hint="eastAsia"/>
          <w:lang w:val="en-US" w:eastAsia="zh-CN"/>
        </w:rPr>
        <w:t>棉絮、灰尘、灯光等影响</w:t>
      </w:r>
    </w:p>
  </w:comment>
  <w:comment w:id="17" w:author="95%" w:date="2026-09-09T14:49:22Z" w:initials="">
    <w:p w14:paraId="2556AB94">
      <w:pPr>
        <w:pStyle w:val="12"/>
        <w:rPr>
          <w:rFonts w:hint="eastAsia"/>
        </w:rPr>
      </w:pPr>
      <w:r>
        <w:rPr>
          <w:rFonts w:hint="eastAsia"/>
        </w:rPr>
        <w:t>YY 9706.111-2021</w:t>
      </w:r>
    </w:p>
    <w:p w14:paraId="43AD936F">
      <w:pPr>
        <w:pStyle w:val="12"/>
        <w:rPr>
          <w:rFonts w:hint="eastAsia"/>
          <w:lang w:val="en-US" w:eastAsia="zh-CN"/>
        </w:rPr>
      </w:pPr>
      <w:r>
        <w:rPr>
          <w:rFonts w:hint="eastAsia"/>
          <w:lang w:val="en-US" w:eastAsia="zh-CN"/>
        </w:rPr>
        <w:t>7.4.5</w:t>
      </w:r>
    </w:p>
    <w:p w14:paraId="63C538D7">
      <w:pPr>
        <w:pStyle w:val="12"/>
        <w:rPr>
          <w:rFonts w:hint="default" w:eastAsia="SimSun"/>
          <w:lang w:val="en-US" w:eastAsia="zh-CN"/>
        </w:rPr>
      </w:pPr>
      <w:r>
        <w:rPr>
          <w:rFonts w:hint="eastAsia"/>
          <w:lang w:val="en-US" w:eastAsia="zh-CN"/>
        </w:rPr>
        <w:t>儿童见7.4.1，宠物、昆虫影响</w:t>
      </w:r>
    </w:p>
  </w:comment>
  <w:comment w:id="18" w:author="95%" w:date="2026-09-09T15:14:50Z" w:initials="">
    <w:p w14:paraId="5F76924B">
      <w:pPr>
        <w:pStyle w:val="12"/>
        <w:rPr>
          <w:rFonts w:hint="eastAsia"/>
        </w:rPr>
      </w:pPr>
      <w:r>
        <w:rPr>
          <w:rFonts w:hint="eastAsia"/>
        </w:rPr>
        <w:t>YY 9706.270-2021</w:t>
      </w:r>
    </w:p>
    <w:p w14:paraId="1E6531B7">
      <w:pPr>
        <w:pStyle w:val="12"/>
        <w:rPr>
          <w:rFonts w:hint="eastAsia"/>
        </w:rPr>
      </w:pPr>
      <w:r>
        <w:rPr>
          <w:rFonts w:hint="eastAsia"/>
        </w:rPr>
        <w:t xml:space="preserve">201.7.9.2.2.101 </w:t>
      </w:r>
    </w:p>
    <w:p w14:paraId="44FDDF91">
      <w:pPr>
        <w:pStyle w:val="12"/>
        <w:rPr>
          <w:rFonts w:hint="default" w:eastAsia="SimSun"/>
          <w:lang w:val="en-US" w:eastAsia="zh-CN"/>
        </w:rPr>
      </w:pPr>
      <w:r>
        <w:rPr>
          <w:rFonts w:hint="eastAsia"/>
          <w:lang w:val="en-US" w:eastAsia="zh-CN"/>
        </w:rPr>
        <w:t>提示应附有适当的例子。</w:t>
      </w:r>
    </w:p>
  </w:comment>
  <w:comment w:id="19" w:author="95%" w:date="2026-09-09T14:28:05Z" w:initials="">
    <w:p w14:paraId="00E929C5">
      <w:pPr>
        <w:pStyle w:val="12"/>
        <w:rPr>
          <w:rFonts w:hint="eastAsia"/>
        </w:rPr>
      </w:pPr>
      <w:r>
        <w:rPr>
          <w:rFonts w:hint="eastAsia"/>
        </w:rPr>
        <w:t>YY 9706.111-2021</w:t>
      </w:r>
    </w:p>
    <w:p w14:paraId="12244E9A">
      <w:pPr>
        <w:pStyle w:val="12"/>
        <w:rPr>
          <w:rFonts w:hint="eastAsia"/>
          <w:lang w:val="en-US" w:eastAsia="zh-CN"/>
        </w:rPr>
      </w:pPr>
      <w:r>
        <w:rPr>
          <w:rFonts w:hint="eastAsia"/>
          <w:lang w:val="en-US" w:eastAsia="zh-CN"/>
        </w:rPr>
        <w:t>7.4.1</w:t>
      </w:r>
    </w:p>
    <w:p w14:paraId="5FB03B38">
      <w:pPr>
        <w:pStyle w:val="12"/>
        <w:rPr>
          <w:rFonts w:hint="default" w:eastAsia="SimSun"/>
          <w:lang w:val="en-US" w:eastAsia="zh-CN"/>
        </w:rPr>
      </w:pPr>
      <w:r>
        <w:rPr>
          <w:rFonts w:hint="eastAsia"/>
          <w:lang w:val="en-US" w:eastAsia="zh-CN"/>
        </w:rPr>
        <w:t>勒颈、小部件、过敏</w:t>
      </w:r>
    </w:p>
  </w:comment>
  <w:comment w:id="20" w:author="95%" w:date="2026-09-09T14:27:56Z" w:initials="">
    <w:p w14:paraId="45027A7E">
      <w:pPr>
        <w:pStyle w:val="12"/>
        <w:rPr>
          <w:rFonts w:hint="eastAsia"/>
        </w:rPr>
      </w:pPr>
      <w:r>
        <w:rPr>
          <w:rFonts w:hint="eastAsia"/>
        </w:rPr>
        <w:t>YY 9706.111-2021</w:t>
      </w:r>
    </w:p>
    <w:p w14:paraId="3F8EC280">
      <w:pPr>
        <w:pStyle w:val="12"/>
        <w:rPr>
          <w:rFonts w:hint="eastAsia"/>
          <w:lang w:val="en-US" w:eastAsia="zh-CN"/>
        </w:rPr>
      </w:pPr>
      <w:r>
        <w:rPr>
          <w:rFonts w:hint="eastAsia"/>
          <w:lang w:val="en-US" w:eastAsia="zh-CN"/>
        </w:rPr>
        <w:t>7.4.1</w:t>
      </w:r>
    </w:p>
    <w:p w14:paraId="3F3796C4">
      <w:pPr>
        <w:pStyle w:val="12"/>
      </w:pPr>
      <w:r>
        <w:rPr>
          <w:rFonts w:hint="eastAsia"/>
          <w:lang w:val="en-US" w:eastAsia="zh-CN"/>
        </w:rPr>
        <w:t>接触伤害</w:t>
      </w:r>
    </w:p>
  </w:comment>
  <w:comment w:id="21" w:author="95%" w:date="2026-09-09T16:26:40Z" w:initials="">
    <w:p w14:paraId="1A23A980">
      <w:pPr>
        <w:pStyle w:val="12"/>
        <w:rPr>
          <w:rFonts w:hint="eastAsia"/>
        </w:rPr>
      </w:pPr>
      <w:r>
        <w:rPr>
          <w:rFonts w:hint="eastAsia"/>
        </w:rPr>
        <w:t>YY 9706.270-2021</w:t>
      </w:r>
    </w:p>
    <w:p w14:paraId="213543F0">
      <w:pPr>
        <w:pStyle w:val="12"/>
        <w:rPr>
          <w:rFonts w:hint="eastAsia"/>
        </w:rPr>
      </w:pPr>
      <w:r>
        <w:rPr>
          <w:rFonts w:hint="eastAsia"/>
        </w:rPr>
        <w:t>201.102.2</w:t>
      </w:r>
    </w:p>
  </w:comment>
  <w:comment w:id="22" w:author="95%" w:date="2026-09-09T15:59:55Z" w:initials="">
    <w:p w14:paraId="26535161">
      <w:pPr>
        <w:pStyle w:val="12"/>
        <w:rPr>
          <w:rFonts w:hint="eastAsia"/>
        </w:rPr>
      </w:pPr>
      <w:r>
        <w:rPr>
          <w:rFonts w:hint="eastAsia"/>
        </w:rPr>
        <w:t>YY 9706.270-2021</w:t>
      </w:r>
    </w:p>
    <w:p w14:paraId="5C080F4A">
      <w:pPr>
        <w:pStyle w:val="12"/>
        <w:rPr>
          <w:rFonts w:hint="default" w:eastAsia="SimSun"/>
          <w:lang w:val="en-US" w:eastAsia="zh-CN"/>
        </w:rPr>
      </w:pPr>
      <w:r>
        <w:rPr>
          <w:rFonts w:hint="eastAsia"/>
          <w:lang w:val="en-US" w:eastAsia="zh-CN"/>
        </w:rPr>
        <w:t>201.7.9.3.1.101</w:t>
      </w:r>
    </w:p>
  </w:comment>
  <w:comment w:id="23" w:author="95%" w:date="2026-09-09T15:19:47Z" w:initials="">
    <w:p w14:paraId="0271AAFE">
      <w:pPr>
        <w:pStyle w:val="12"/>
        <w:rPr>
          <w:rFonts w:hint="eastAsia"/>
        </w:rPr>
      </w:pPr>
      <w:r>
        <w:rPr>
          <w:rFonts w:hint="eastAsia"/>
        </w:rPr>
        <w:t>YY 9706.270-2021</w:t>
      </w:r>
    </w:p>
    <w:p w14:paraId="346864CB">
      <w:pPr>
        <w:pStyle w:val="12"/>
      </w:pPr>
      <w:r>
        <w:rPr>
          <w:rFonts w:hint="eastAsia"/>
        </w:rPr>
        <w:t xml:space="preserve">201.7.9.2.2.101 </w:t>
      </w:r>
    </w:p>
  </w:comment>
  <w:comment w:id="24" w:author="95%" w:date="2026-09-09T17:05:15Z" w:initials="">
    <w:p w14:paraId="5227A659">
      <w:pPr>
        <w:pStyle w:val="12"/>
        <w:rPr>
          <w:rFonts w:hint="eastAsia"/>
        </w:rPr>
      </w:pPr>
      <w:r>
        <w:rPr>
          <w:rFonts w:hint="eastAsia"/>
        </w:rPr>
        <w:t>YY 9706.274-2022</w:t>
      </w:r>
    </w:p>
    <w:p w14:paraId="62A989E2">
      <w:pPr>
        <w:pStyle w:val="12"/>
        <w:rPr>
          <w:rFonts w:hint="eastAsia"/>
        </w:rPr>
      </w:pPr>
      <w:r>
        <w:rPr>
          <w:rFonts w:hint="eastAsia"/>
        </w:rPr>
        <w:t>201.7.9.2.2.101</w:t>
      </w:r>
    </w:p>
    <w:p w14:paraId="1E70431E">
      <w:pPr>
        <w:pStyle w:val="12"/>
        <w:rPr>
          <w:rFonts w:hint="default" w:eastAsia="SimSun"/>
          <w:lang w:val="en-US" w:eastAsia="zh-CN"/>
        </w:rPr>
      </w:pPr>
      <w:r>
        <w:rPr>
          <w:rFonts w:hint="eastAsia"/>
          <w:lang w:val="en-US" w:eastAsia="zh-CN"/>
        </w:rPr>
        <w:t>c、d</w:t>
      </w:r>
    </w:p>
  </w:comment>
  <w:comment w:id="25" w:author="95%" w:date="2026-09-09T11:37:18Z" w:initials="">
    <w:p w14:paraId="65DE2F9C">
      <w:pPr>
        <w:pStyle w:val="12"/>
        <w:rPr>
          <w:rFonts w:hint="eastAsia"/>
        </w:rPr>
      </w:pPr>
      <w:r>
        <w:rPr>
          <w:rFonts w:hint="eastAsia"/>
        </w:rPr>
        <w:t>GB 9706.1-2020</w:t>
      </w:r>
    </w:p>
    <w:p w14:paraId="537D7CC4">
      <w:pPr>
        <w:pStyle w:val="12"/>
        <w:rPr>
          <w:rFonts w:hint="eastAsia"/>
          <w:lang w:val="en-US" w:eastAsia="zh-CN"/>
        </w:rPr>
      </w:pPr>
      <w:r>
        <w:rPr>
          <w:rFonts w:hint="eastAsia"/>
          <w:lang w:val="en-US" w:eastAsia="zh-CN"/>
        </w:rPr>
        <w:t>7.9.3.1</w:t>
      </w:r>
    </w:p>
    <w:p w14:paraId="6AFE8612">
      <w:pPr>
        <w:pStyle w:val="12"/>
        <w:rPr>
          <w:rFonts w:hint="default"/>
          <w:lang w:val="en-US" w:eastAsia="zh-CN"/>
        </w:rPr>
      </w:pPr>
      <w:r>
        <w:rPr>
          <w:rFonts w:hint="eastAsia"/>
          <w:lang w:val="en-US" w:eastAsia="zh-CN"/>
        </w:rPr>
        <w:t>补充了“可能导致危险”</w:t>
      </w:r>
    </w:p>
  </w:comment>
  <w:comment w:id="26" w:author="95%" w:date="2026-09-09T11:47:27Z" w:initials="">
    <w:p w14:paraId="6AFA608A">
      <w:pPr>
        <w:pStyle w:val="12"/>
        <w:rPr>
          <w:rFonts w:hint="eastAsia"/>
        </w:rPr>
      </w:pPr>
      <w:r>
        <w:rPr>
          <w:rFonts w:hint="eastAsia"/>
        </w:rPr>
        <w:t>GB 9706.1-2020</w:t>
      </w:r>
    </w:p>
    <w:p w14:paraId="6B9A0937">
      <w:pPr>
        <w:pStyle w:val="12"/>
        <w:rPr>
          <w:rFonts w:hint="default" w:eastAsia="SimSun"/>
          <w:lang w:val="en-US" w:eastAsia="zh-CN"/>
        </w:rPr>
      </w:pPr>
      <w:r>
        <w:rPr>
          <w:rFonts w:hint="eastAsia"/>
          <w:lang w:val="en-US" w:eastAsia="zh-CN"/>
        </w:rPr>
        <w:t>7.9.3.3</w:t>
      </w:r>
    </w:p>
  </w:comment>
  <w:comment w:id="27" w:author="95%" w:date="2026-09-09T16:03:47Z" w:initials="">
    <w:p w14:paraId="7EEA5C90">
      <w:pPr>
        <w:pStyle w:val="12"/>
        <w:rPr>
          <w:rFonts w:hint="default" w:eastAsia="SimSun"/>
          <w:lang w:val="en-US" w:eastAsia="zh-CN"/>
        </w:rPr>
      </w:pPr>
      <w:r>
        <w:rPr>
          <w:rFonts w:hint="eastAsia"/>
          <w:lang w:val="en-US" w:eastAsia="zh-CN"/>
        </w:rPr>
        <w:t>需要确认修改</w:t>
      </w:r>
    </w:p>
  </w:comment>
  <w:comment w:id="28" w:author="95%" w:date="2026-09-09T14:07:47Z" w:initials="">
    <w:p w14:paraId="59CE9A64">
      <w:pPr>
        <w:pStyle w:val="12"/>
        <w:rPr>
          <w:rFonts w:hint="eastAsia"/>
        </w:rPr>
      </w:pPr>
      <w:r>
        <w:rPr>
          <w:rFonts w:hint="eastAsia"/>
        </w:rPr>
        <w:t>YY 9706.111-2021</w:t>
      </w:r>
    </w:p>
    <w:p w14:paraId="2A73B6F6">
      <w:pPr>
        <w:pStyle w:val="12"/>
        <w:rPr>
          <w:rFonts w:hint="default" w:eastAsia="SimSun"/>
          <w:lang w:val="en-US" w:eastAsia="zh-CN"/>
        </w:rPr>
      </w:pPr>
      <w:r>
        <w:rPr>
          <w:rFonts w:hint="eastAsia"/>
          <w:lang w:val="en-US" w:eastAsia="zh-CN"/>
        </w:rPr>
        <w:t>4.2.2规范书写</w:t>
      </w:r>
    </w:p>
  </w:comment>
  <w:comment w:id="29" w:author="95%" w:date="2026-09-10T16:03:26Z" w:initials="">
    <w:p w14:paraId="510AD19D">
      <w:pPr>
        <w:pStyle w:val="12"/>
        <w:rPr>
          <w:rFonts w:hint="eastAsia"/>
        </w:rPr>
      </w:pPr>
      <w:r>
        <w:rPr>
          <w:rFonts w:hint="eastAsia"/>
        </w:rPr>
        <w:t>GB 9706.1-2020</w:t>
      </w:r>
    </w:p>
    <w:p w14:paraId="05A11348">
      <w:pPr>
        <w:pStyle w:val="12"/>
      </w:pPr>
      <w:r>
        <w:rPr>
          <w:rFonts w:hint="eastAsia"/>
        </w:rPr>
        <w:t>7.9.2.1</w:t>
      </w:r>
    </w:p>
  </w:comment>
  <w:comment w:id="30" w:author="95%" w:date="2026-09-09T11:47:27Z" w:initials="">
    <w:p w14:paraId="1419092E">
      <w:pPr>
        <w:pStyle w:val="12"/>
        <w:rPr>
          <w:rFonts w:hint="eastAsia"/>
        </w:rPr>
      </w:pPr>
      <w:r>
        <w:rPr>
          <w:rFonts w:hint="eastAsia"/>
        </w:rPr>
        <w:t>GB 9706.1-2020</w:t>
      </w:r>
    </w:p>
    <w:p w14:paraId="50105F02">
      <w:pPr>
        <w:pStyle w:val="12"/>
        <w:rPr>
          <w:rFonts w:hint="default" w:eastAsia="SimSun"/>
          <w:lang w:val="en-US" w:eastAsia="zh-CN"/>
        </w:rPr>
      </w:pPr>
      <w:r>
        <w:rPr>
          <w:rFonts w:hint="eastAsia"/>
          <w:lang w:val="en-US" w:eastAsia="zh-CN"/>
        </w:rPr>
        <w:t>7.9.3.3</w:t>
      </w:r>
    </w:p>
  </w:comment>
  <w:comment w:id="31" w:author="95%" w:date="2026-09-09T11:18:27Z" w:initials="">
    <w:p w14:paraId="31493B96">
      <w:pPr>
        <w:pStyle w:val="12"/>
        <w:rPr>
          <w:rFonts w:hint="eastAsia"/>
        </w:rPr>
      </w:pPr>
      <w:r>
        <w:rPr>
          <w:rFonts w:hint="eastAsia"/>
        </w:rPr>
        <w:t>GB 9706.1-2020</w:t>
      </w:r>
    </w:p>
    <w:p w14:paraId="12E297AC">
      <w:pPr>
        <w:pStyle w:val="12"/>
        <w:rPr>
          <w:rFonts w:hint="eastAsia"/>
          <w:lang w:val="en-US" w:eastAsia="zh-CN"/>
        </w:rPr>
      </w:pPr>
      <w:r>
        <w:rPr>
          <w:rFonts w:hint="eastAsia"/>
          <w:lang w:val="en-US" w:eastAsia="zh-CN"/>
        </w:rPr>
        <w:t>7.5</w:t>
      </w:r>
    </w:p>
    <w:p w14:paraId="317D1BD8">
      <w:pPr>
        <w:pStyle w:val="12"/>
        <w:rPr>
          <w:rFonts w:hint="default"/>
          <w:lang w:val="en-US" w:eastAsia="zh-CN"/>
        </w:rPr>
      </w:pPr>
      <w:r>
        <w:rPr>
          <w:rFonts w:hint="eastAsia"/>
          <w:lang w:val="en-US" w:eastAsia="zh-CN"/>
        </w:rPr>
        <w:t>确认是否要修改，这里怎么是旧版</w:t>
      </w:r>
    </w:p>
  </w:comment>
  <w:comment w:id="32" w:author="95%" w:date="2026-09-09T11:34:22Z" w:initials="">
    <w:p w14:paraId="3862C9E2">
      <w:pPr>
        <w:pStyle w:val="12"/>
        <w:rPr>
          <w:rFonts w:hint="eastAsia"/>
        </w:rPr>
      </w:pPr>
      <w:r>
        <w:rPr>
          <w:rFonts w:hint="eastAsia"/>
        </w:rPr>
        <w:t>GB 9706.1-2020</w:t>
      </w:r>
    </w:p>
    <w:p w14:paraId="6C513A28">
      <w:pPr>
        <w:pStyle w:val="12"/>
        <w:rPr>
          <w:rFonts w:hint="eastAsia"/>
          <w:lang w:val="en-US" w:eastAsia="zh-CN"/>
        </w:rPr>
      </w:pPr>
      <w:r>
        <w:rPr>
          <w:rFonts w:hint="eastAsia"/>
          <w:lang w:val="en-US" w:eastAsia="zh-CN"/>
        </w:rPr>
        <w:t>7.9.2.19</w:t>
      </w:r>
    </w:p>
    <w:p w14:paraId="700E36C7">
      <w:pPr>
        <w:pStyle w:val="12"/>
        <w:rPr>
          <w:rFonts w:hint="default"/>
          <w:lang w:val="en-US" w:eastAsia="zh-CN"/>
        </w:rPr>
      </w:pPr>
      <w:r>
        <w:rPr>
          <w:rFonts w:hint="eastAsia"/>
          <w:lang w:val="en-US" w:eastAsia="zh-CN"/>
        </w:rPr>
        <w:t>具体日期待确定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5CE7D3" w15:done="0"/>
  <w15:commentEx w15:paraId="45C05066" w15:done="0"/>
  <w15:commentEx w15:paraId="1AB7131A" w15:done="0"/>
  <w15:commentEx w15:paraId="35F3C0C9" w15:done="0"/>
  <w15:commentEx w15:paraId="5D67A72A" w15:done="0"/>
  <w15:commentEx w15:paraId="1B8539C2" w15:done="0"/>
  <w15:commentEx w15:paraId="0330599D" w15:done="0"/>
  <w15:commentEx w15:paraId="46398883" w15:done="0"/>
  <w15:commentEx w15:paraId="3B8D13EE" w15:done="0"/>
  <w15:commentEx w15:paraId="73A27054" w15:done="0"/>
  <w15:commentEx w15:paraId="168BE52F" w15:done="0"/>
  <w15:commentEx w15:paraId="56B8F02A" w15:done="0"/>
  <w15:commentEx w15:paraId="47628B9A" w15:done="0"/>
  <w15:commentEx w15:paraId="6165124B" w15:done="0"/>
  <w15:commentEx w15:paraId="2C3EC1AF" w15:done="0"/>
  <w15:commentEx w15:paraId="7577056C" w15:done="0"/>
  <w15:commentEx w15:paraId="2E455904" w15:done="0"/>
  <w15:commentEx w15:paraId="63C538D7" w15:done="0"/>
  <w15:commentEx w15:paraId="44FDDF91" w15:done="0"/>
  <w15:commentEx w15:paraId="5FB03B38" w15:done="0"/>
  <w15:commentEx w15:paraId="3F3796C4" w15:done="0"/>
  <w15:commentEx w15:paraId="213543F0" w15:done="0"/>
  <w15:commentEx w15:paraId="5C080F4A" w15:done="0"/>
  <w15:commentEx w15:paraId="346864CB" w15:done="0"/>
  <w15:commentEx w15:paraId="1E70431E" w15:done="0"/>
  <w15:commentEx w15:paraId="6AFE8612" w15:done="0"/>
  <w15:commentEx w15:paraId="6B9A0937" w15:done="0"/>
  <w15:commentEx w15:paraId="7EEA5C90" w15:done="0"/>
  <w15:commentEx w15:paraId="2A73B6F6" w15:done="0"/>
  <w15:commentEx w15:paraId="05A11348" w15:done="0"/>
  <w15:commentEx w15:paraId="50105F02" w15:done="0"/>
  <w15:commentEx w15:paraId="317D1BD8" w15:done="0"/>
  <w15:commentEx w15:paraId="700E36C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imSun">
    <w:panose1 w:val="02010600030101010101"/>
    <w:charset w:val="50"/>
    <w:family w:val="auto"/>
    <w:pitch w:val="default"/>
    <w:sig w:usb0="00000203" w:usb1="288F0000" w:usb2="00000006" w:usb3="00000000" w:csb0="00040001" w:csb1="00000000"/>
  </w:font>
  <w:font w:name="Arial">
    <w:panose1 w:val="020B0604020202020204"/>
    <w:charset w:val="01"/>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ˎ̥,Verdana,Arial">
    <w:altName w:val="Times New Roman"/>
    <w:panose1 w:val="00000000000000000000"/>
    <w:charset w:val="00"/>
    <w:family w:val="roman"/>
    <w:pitch w:val="default"/>
    <w:sig w:usb0="00000000" w:usb1="00000000" w:usb2="00000000" w:usb3="00000000" w:csb0="00000000" w:csb1="00000000"/>
  </w:font>
  <w:font w:name="FangSong">
    <w:panose1 w:val="02010609060101010101"/>
    <w:charset w:val="86"/>
    <w:family w:val="modern"/>
    <w:pitch w:val="default"/>
    <w:sig w:usb0="800002BF" w:usb1="38CF7CFA" w:usb2="00000016" w:usb3="00000000" w:csb0="0004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684EE">
    <w:pPr>
      <w:pStyle w:val="16"/>
      <w:jc w:val="center"/>
    </w:pPr>
    <w:r>
      <w:rPr>
        <w:lang w:val="zh-CN"/>
      </w:rPr>
      <w:t xml:space="preserve"> </w:t>
    </w:r>
  </w:p>
  <w:p w14:paraId="27E0E5F0">
    <w:pPr>
      <w:pStyle w:val="16"/>
      <w:tabs>
        <w:tab w:val="center" w:pos="4156"/>
        <w:tab w:val="right" w:pos="8312"/>
        <w:tab w:val="clear" w:pos="4153"/>
        <w:tab w:val="clear" w:pos="8306"/>
      </w:tabs>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03326"/>
    </w:sdtPr>
    <w:sdtContent>
      <w:p w14:paraId="0B9F6441">
        <w:pPr>
          <w:pStyle w:val="16"/>
          <w:jc w:val="center"/>
        </w:pPr>
        <w:r>
          <w:fldChar w:fldCharType="begin"/>
        </w:r>
        <w:r>
          <w:instrText xml:space="preserve">PAGE   \* MERGEFORMAT</w:instrText>
        </w:r>
        <w:r>
          <w:fldChar w:fldCharType="separate"/>
        </w:r>
        <w:r>
          <w:rPr>
            <w:lang w:val="zh-CN"/>
          </w:rPr>
          <w:t>21</w:t>
        </w:r>
        <w:r>
          <w:fldChar w:fldCharType="end"/>
        </w:r>
      </w:p>
    </w:sdtContent>
  </w:sdt>
  <w:p w14:paraId="51535B80">
    <w:pPr>
      <w:pStyle w:val="16"/>
      <w:tabs>
        <w:tab w:val="center" w:pos="4156"/>
        <w:tab w:val="right" w:pos="8312"/>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6px;height:503px" o:bullet="t">
        <v:imagedata r:id="rId1" o:title=""/>
      </v:shape>
    </w:pict>
  </w:numPicBullet>
  <w:abstractNum w:abstractNumId="0">
    <w:nsid w:val="8769DC28"/>
    <w:multiLevelType w:val="multilevel"/>
    <w:tmpl w:val="8769DC2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8FEFC28"/>
    <w:multiLevelType w:val="multilevel"/>
    <w:tmpl w:val="88FEFC2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A7C1867"/>
    <w:multiLevelType w:val="multilevel"/>
    <w:tmpl w:val="8A7C1867"/>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92D2E492"/>
    <w:multiLevelType w:val="multilevel"/>
    <w:tmpl w:val="92D2E492"/>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9FC8810A"/>
    <w:multiLevelType w:val="multilevel"/>
    <w:tmpl w:val="9FC8810A"/>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2DECC95"/>
    <w:multiLevelType w:val="singleLevel"/>
    <w:tmpl w:val="A2DECC95"/>
    <w:lvl w:ilvl="0" w:tentative="0">
      <w:start w:val="1"/>
      <w:numFmt w:val="decimal"/>
      <w:lvlText w:val="%1."/>
      <w:lvlJc w:val="left"/>
      <w:pPr>
        <w:tabs>
          <w:tab w:val="left" w:pos="312"/>
        </w:tabs>
      </w:pPr>
    </w:lvl>
  </w:abstractNum>
  <w:abstractNum w:abstractNumId="6">
    <w:nsid w:val="B09D29E4"/>
    <w:multiLevelType w:val="singleLevel"/>
    <w:tmpl w:val="B09D29E4"/>
    <w:lvl w:ilvl="0" w:tentative="0">
      <w:start w:val="1"/>
      <w:numFmt w:val="decimal"/>
      <w:suff w:val="nothing"/>
      <w:lvlText w:val="（%1）"/>
      <w:lvlJc w:val="left"/>
    </w:lvl>
  </w:abstractNum>
  <w:abstractNum w:abstractNumId="7">
    <w:nsid w:val="B8B017B1"/>
    <w:multiLevelType w:val="singleLevel"/>
    <w:tmpl w:val="B8B017B1"/>
    <w:lvl w:ilvl="0" w:tentative="0">
      <w:start w:val="2"/>
      <w:numFmt w:val="decimal"/>
      <w:suff w:val="nothing"/>
      <w:lvlText w:val="%1）"/>
      <w:lvlJc w:val="left"/>
    </w:lvl>
  </w:abstractNum>
  <w:abstractNum w:abstractNumId="8">
    <w:nsid w:val="C06A5671"/>
    <w:multiLevelType w:val="multilevel"/>
    <w:tmpl w:val="C06A5671"/>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D1E08F7B"/>
    <w:multiLevelType w:val="multilevel"/>
    <w:tmpl w:val="D1E08F7B"/>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13746D3"/>
    <w:multiLevelType w:val="multilevel"/>
    <w:tmpl w:val="013746D3"/>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1A30899"/>
    <w:multiLevelType w:val="multilevel"/>
    <w:tmpl w:val="01A30899"/>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35C172D"/>
    <w:multiLevelType w:val="multilevel"/>
    <w:tmpl w:val="035C172D"/>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74101E6"/>
    <w:multiLevelType w:val="multilevel"/>
    <w:tmpl w:val="074101E6"/>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7B43925"/>
    <w:multiLevelType w:val="multilevel"/>
    <w:tmpl w:val="07B439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A3A77BD"/>
    <w:multiLevelType w:val="multilevel"/>
    <w:tmpl w:val="0A3A77BD"/>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B1E1C69"/>
    <w:multiLevelType w:val="multilevel"/>
    <w:tmpl w:val="0B1E1C6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0BB25D0C"/>
    <w:multiLevelType w:val="multilevel"/>
    <w:tmpl w:val="0BB25D0C"/>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D71739B"/>
    <w:multiLevelType w:val="multilevel"/>
    <w:tmpl w:val="0D71739B"/>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102F2095"/>
    <w:multiLevelType w:val="multilevel"/>
    <w:tmpl w:val="102F2095"/>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28E0D30"/>
    <w:multiLevelType w:val="multilevel"/>
    <w:tmpl w:val="128E0D3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12D65028"/>
    <w:multiLevelType w:val="multilevel"/>
    <w:tmpl w:val="12D6502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6183CEE"/>
    <w:multiLevelType w:val="multilevel"/>
    <w:tmpl w:val="16183CEE"/>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8AC40A7"/>
    <w:multiLevelType w:val="multilevel"/>
    <w:tmpl w:val="18AC40A7"/>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CAF2A3B"/>
    <w:multiLevelType w:val="multilevel"/>
    <w:tmpl w:val="1CAF2A3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269739D3"/>
    <w:multiLevelType w:val="multilevel"/>
    <w:tmpl w:val="269739D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3D10A50"/>
    <w:multiLevelType w:val="multilevel"/>
    <w:tmpl w:val="33D10A50"/>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89733A3"/>
    <w:multiLevelType w:val="multilevel"/>
    <w:tmpl w:val="389733A3"/>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3AC85414"/>
    <w:multiLevelType w:val="multilevel"/>
    <w:tmpl w:val="3AC854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3C026339"/>
    <w:multiLevelType w:val="multilevel"/>
    <w:tmpl w:val="3C026339"/>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C303495"/>
    <w:multiLevelType w:val="multilevel"/>
    <w:tmpl w:val="3C303495"/>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C4F724B"/>
    <w:multiLevelType w:val="multilevel"/>
    <w:tmpl w:val="3C4F724B"/>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41F4760D"/>
    <w:multiLevelType w:val="multilevel"/>
    <w:tmpl w:val="41F4760D"/>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49853BD0"/>
    <w:multiLevelType w:val="singleLevel"/>
    <w:tmpl w:val="49853BD0"/>
    <w:lvl w:ilvl="0" w:tentative="0">
      <w:start w:val="1"/>
      <w:numFmt w:val="decimal"/>
      <w:suff w:val="nothing"/>
      <w:lvlText w:val="%1、"/>
      <w:lvlJc w:val="left"/>
    </w:lvl>
  </w:abstractNum>
  <w:abstractNum w:abstractNumId="34">
    <w:nsid w:val="4A196F8A"/>
    <w:multiLevelType w:val="multilevel"/>
    <w:tmpl w:val="4A196F8A"/>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E473E45"/>
    <w:multiLevelType w:val="multilevel"/>
    <w:tmpl w:val="4E473E45"/>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4FD60328"/>
    <w:multiLevelType w:val="multilevel"/>
    <w:tmpl w:val="4FD6032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1033882"/>
    <w:multiLevelType w:val="multilevel"/>
    <w:tmpl w:val="51033882"/>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22A5549"/>
    <w:multiLevelType w:val="multilevel"/>
    <w:tmpl w:val="522A55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53EE1D51"/>
    <w:multiLevelType w:val="multilevel"/>
    <w:tmpl w:val="53EE1D5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54837856"/>
    <w:multiLevelType w:val="multilevel"/>
    <w:tmpl w:val="54837856"/>
    <w:lvl w:ilvl="0" w:tentative="0">
      <w:start w:val="1"/>
      <w:numFmt w:val="decimal"/>
      <w:pStyle w:val="31"/>
      <w:lvlText w:val="%1)"/>
      <w:lvlJc w:val="left"/>
      <w:pPr>
        <w:tabs>
          <w:tab w:val="left" w:pos="1044"/>
        </w:tabs>
        <w:ind w:left="1044" w:hanging="420"/>
      </w:pPr>
      <w:rPr>
        <w:rFonts w:hint="eastAsia"/>
      </w:rPr>
    </w:lvl>
    <w:lvl w:ilvl="1" w:tentative="0">
      <w:start w:val="1"/>
      <w:numFmt w:val="lowerLetter"/>
      <w:lvlText w:val="%2)"/>
      <w:lvlJc w:val="left"/>
      <w:pPr>
        <w:tabs>
          <w:tab w:val="left" w:pos="1464"/>
        </w:tabs>
        <w:ind w:left="1464" w:hanging="420"/>
      </w:pPr>
      <w:rPr>
        <w:rFonts w:hint="eastAsia"/>
      </w:rPr>
    </w:lvl>
    <w:lvl w:ilvl="2" w:tentative="0">
      <w:start w:val="1"/>
      <w:numFmt w:val="lowerRoman"/>
      <w:lvlText w:val="%3."/>
      <w:lvlJc w:val="right"/>
      <w:pPr>
        <w:tabs>
          <w:tab w:val="left" w:pos="1884"/>
        </w:tabs>
        <w:ind w:left="1884" w:hanging="420"/>
      </w:pPr>
      <w:rPr>
        <w:rFonts w:hint="eastAsia"/>
      </w:rPr>
    </w:lvl>
    <w:lvl w:ilvl="3" w:tentative="0">
      <w:start w:val="1"/>
      <w:numFmt w:val="decimal"/>
      <w:lvlText w:val="%4."/>
      <w:lvlJc w:val="left"/>
      <w:pPr>
        <w:tabs>
          <w:tab w:val="left" w:pos="2304"/>
        </w:tabs>
        <w:ind w:left="2304" w:hanging="420"/>
      </w:pPr>
      <w:rPr>
        <w:rFonts w:hint="eastAsia"/>
      </w:rPr>
    </w:lvl>
    <w:lvl w:ilvl="4" w:tentative="0">
      <w:start w:val="1"/>
      <w:numFmt w:val="lowerLetter"/>
      <w:lvlText w:val="%5)"/>
      <w:lvlJc w:val="left"/>
      <w:pPr>
        <w:tabs>
          <w:tab w:val="left" w:pos="2724"/>
        </w:tabs>
        <w:ind w:left="2724" w:hanging="420"/>
      </w:pPr>
      <w:rPr>
        <w:rFonts w:hint="eastAsia"/>
      </w:rPr>
    </w:lvl>
    <w:lvl w:ilvl="5" w:tentative="0">
      <w:start w:val="1"/>
      <w:numFmt w:val="lowerRoman"/>
      <w:lvlText w:val="%6."/>
      <w:lvlJc w:val="right"/>
      <w:pPr>
        <w:tabs>
          <w:tab w:val="left" w:pos="3144"/>
        </w:tabs>
        <w:ind w:left="3144" w:hanging="420"/>
      </w:pPr>
      <w:rPr>
        <w:rFonts w:hint="eastAsia"/>
      </w:rPr>
    </w:lvl>
    <w:lvl w:ilvl="6" w:tentative="0">
      <w:start w:val="1"/>
      <w:numFmt w:val="decimal"/>
      <w:lvlText w:val="%7."/>
      <w:lvlJc w:val="left"/>
      <w:pPr>
        <w:tabs>
          <w:tab w:val="left" w:pos="3564"/>
        </w:tabs>
        <w:ind w:left="3564" w:hanging="420"/>
      </w:pPr>
      <w:rPr>
        <w:rFonts w:hint="eastAsia"/>
      </w:rPr>
    </w:lvl>
    <w:lvl w:ilvl="7" w:tentative="0">
      <w:start w:val="1"/>
      <w:numFmt w:val="lowerLetter"/>
      <w:lvlText w:val="%8)"/>
      <w:lvlJc w:val="left"/>
      <w:pPr>
        <w:tabs>
          <w:tab w:val="left" w:pos="3984"/>
        </w:tabs>
        <w:ind w:left="3984" w:hanging="420"/>
      </w:pPr>
      <w:rPr>
        <w:rFonts w:hint="eastAsia"/>
      </w:rPr>
    </w:lvl>
    <w:lvl w:ilvl="8" w:tentative="0">
      <w:start w:val="1"/>
      <w:numFmt w:val="lowerRoman"/>
      <w:lvlText w:val="%9."/>
      <w:lvlJc w:val="right"/>
      <w:pPr>
        <w:tabs>
          <w:tab w:val="left" w:pos="4404"/>
        </w:tabs>
        <w:ind w:left="4404" w:hanging="420"/>
      </w:pPr>
      <w:rPr>
        <w:rFonts w:hint="eastAsia"/>
      </w:rPr>
    </w:lvl>
  </w:abstractNum>
  <w:abstractNum w:abstractNumId="41">
    <w:nsid w:val="596B2C55"/>
    <w:multiLevelType w:val="multilevel"/>
    <w:tmpl w:val="596B2C55"/>
    <w:lvl w:ilvl="0" w:tentative="0">
      <w:start w:val="1"/>
      <w:numFmt w:val="bullet"/>
      <w:pStyle w:val="28"/>
      <w:lvlText w:val=""/>
      <w:lvlJc w:val="left"/>
      <w:pPr>
        <w:tabs>
          <w:tab w:val="left" w:pos="1044"/>
        </w:tabs>
        <w:ind w:left="1044" w:hanging="420"/>
      </w:pPr>
      <w:rPr>
        <w:rFonts w:hint="default" w:ascii="Wingdings" w:hAnsi="Wingdings"/>
        <w:b w:val="0"/>
        <w:i w:val="0"/>
        <w:sz w:val="21"/>
      </w:rPr>
    </w:lvl>
    <w:lvl w:ilvl="1" w:tentative="0">
      <w:start w:val="1"/>
      <w:numFmt w:val="bullet"/>
      <w:lvlText w:val=""/>
      <w:lvlJc w:val="left"/>
      <w:pPr>
        <w:tabs>
          <w:tab w:val="left" w:pos="845"/>
        </w:tabs>
        <w:ind w:left="845" w:hanging="425"/>
      </w:pPr>
      <w:rPr>
        <w:rFonts w:hint="default" w:ascii="Wingdings" w:hAnsi="Wingdings"/>
        <w:strike w:val="0"/>
        <w:dstrike w:val="0"/>
        <w:sz w:val="10"/>
        <w:vertAlign w:val="baseline"/>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2">
    <w:nsid w:val="59F081F6"/>
    <w:multiLevelType w:val="singleLevel"/>
    <w:tmpl w:val="59F081F6"/>
    <w:lvl w:ilvl="0" w:tentative="0">
      <w:start w:val="2"/>
      <w:numFmt w:val="decimal"/>
      <w:suff w:val="nothing"/>
      <w:lvlText w:val="%1）"/>
      <w:lvlJc w:val="left"/>
    </w:lvl>
  </w:abstractNum>
  <w:abstractNum w:abstractNumId="43">
    <w:nsid w:val="5B608D59"/>
    <w:multiLevelType w:val="multilevel"/>
    <w:tmpl w:val="5B608D59"/>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5B9E7399"/>
    <w:multiLevelType w:val="multilevel"/>
    <w:tmpl w:val="5B9E7399"/>
    <w:lvl w:ilvl="0" w:tentative="0">
      <w:start w:val="1"/>
      <w:numFmt w:val="bullet"/>
      <w:lvlText w:val=""/>
      <w:lvlPicBulletId w:val="0"/>
      <w:lvlJc w:val="left"/>
      <w:pPr>
        <w:tabs>
          <w:tab w:val="left" w:pos="1050"/>
        </w:tabs>
        <w:ind w:left="1050" w:hanging="420"/>
      </w:pPr>
      <w:rPr>
        <w:rFonts w:hint="default" w:ascii="Symbol" w:hAnsi="Symbol"/>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5">
    <w:nsid w:val="5E7C11C5"/>
    <w:multiLevelType w:val="multilevel"/>
    <w:tmpl w:val="5E7C11C5"/>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4BFE2DA"/>
    <w:multiLevelType w:val="singleLevel"/>
    <w:tmpl w:val="64BFE2DA"/>
    <w:lvl w:ilvl="0" w:tentative="0">
      <w:start w:val="1"/>
      <w:numFmt w:val="decimal"/>
      <w:suff w:val="nothing"/>
      <w:lvlText w:val="%1）"/>
      <w:lvlJc w:val="left"/>
    </w:lvl>
  </w:abstractNum>
  <w:abstractNum w:abstractNumId="47">
    <w:nsid w:val="68071155"/>
    <w:multiLevelType w:val="multilevel"/>
    <w:tmpl w:val="68071155"/>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C8631DE"/>
    <w:multiLevelType w:val="multilevel"/>
    <w:tmpl w:val="6C8631DE"/>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9">
    <w:nsid w:val="6DFF121F"/>
    <w:multiLevelType w:val="multilevel"/>
    <w:tmpl w:val="6DFF121F"/>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0">
    <w:nsid w:val="717850C8"/>
    <w:multiLevelType w:val="multilevel"/>
    <w:tmpl w:val="717850C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7356B31"/>
    <w:multiLevelType w:val="multilevel"/>
    <w:tmpl w:val="77356B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1"/>
  </w:num>
  <w:num w:numId="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num>
  <w:num w:numId="4">
    <w:abstractNumId w:val="44"/>
  </w:num>
  <w:num w:numId="5">
    <w:abstractNumId w:val="48"/>
  </w:num>
  <w:num w:numId="6">
    <w:abstractNumId w:val="49"/>
  </w:num>
  <w:num w:numId="7">
    <w:abstractNumId w:val="25"/>
  </w:num>
  <w:num w:numId="8">
    <w:abstractNumId w:val="51"/>
  </w:num>
  <w:num w:numId="9">
    <w:abstractNumId w:val="20"/>
  </w:num>
  <w:num w:numId="10">
    <w:abstractNumId w:val="6"/>
  </w:num>
  <w:num w:numId="11">
    <w:abstractNumId w:val="24"/>
  </w:num>
  <w:num w:numId="12">
    <w:abstractNumId w:val="38"/>
  </w:num>
  <w:num w:numId="13">
    <w:abstractNumId w:val="39"/>
  </w:num>
  <w:num w:numId="14">
    <w:abstractNumId w:val="42"/>
  </w:num>
  <w:num w:numId="15">
    <w:abstractNumId w:val="46"/>
  </w:num>
  <w:num w:numId="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2"/>
  </w:num>
  <w:num w:numId="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num>
  <w:num w:numId="40">
    <w:abstractNumId w:val="0"/>
  </w:num>
  <w:num w:numId="41">
    <w:abstractNumId w:val="18"/>
  </w:num>
  <w:num w:numId="42">
    <w:abstractNumId w:val="8"/>
  </w:num>
  <w:num w:numId="43">
    <w:abstractNumId w:val="4"/>
  </w:num>
  <w:num w:numId="44">
    <w:abstractNumId w:val="43"/>
  </w:num>
  <w:num w:numId="45">
    <w:abstractNumId w:val="3"/>
  </w:num>
  <w:num w:numId="46">
    <w:abstractNumId w:val="1"/>
  </w:num>
  <w:num w:numId="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num>
  <w:num w:numId="50">
    <w:abstractNumId w:val="16"/>
  </w:num>
  <w:num w:numId="51">
    <w:abstractNumId w:val="5"/>
  </w:num>
  <w:num w:numId="52">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95%">
    <w15:presenceInfo w15:providerId="WPS Office" w15:userId="3103397667"/>
  </w15:person>
  <w15:person w15:author="WPS_1704800824">
    <w15:presenceInfo w15:providerId="WPS Office" w15:userId="90108804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18"/>
  <w:drawingGridHorizontalSpacing w:val="105"/>
  <w:drawingGridVerticalSpacing w:val="174"/>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ODIzMjJhMTE1MWI4ODY2ODU2OTZlYjkxZTBlMGEifQ=="/>
  </w:docVars>
  <w:rsids>
    <w:rsidRoot w:val="00007981"/>
    <w:rsid w:val="000033C5"/>
    <w:rsid w:val="00004840"/>
    <w:rsid w:val="00006137"/>
    <w:rsid w:val="00006E13"/>
    <w:rsid w:val="00007981"/>
    <w:rsid w:val="0001500A"/>
    <w:rsid w:val="0001554A"/>
    <w:rsid w:val="00015FC3"/>
    <w:rsid w:val="00016759"/>
    <w:rsid w:val="000215C2"/>
    <w:rsid w:val="00021969"/>
    <w:rsid w:val="00021AAA"/>
    <w:rsid w:val="00022F00"/>
    <w:rsid w:val="00025AF7"/>
    <w:rsid w:val="00026E9A"/>
    <w:rsid w:val="00027AAE"/>
    <w:rsid w:val="000308D1"/>
    <w:rsid w:val="00030F8F"/>
    <w:rsid w:val="000316A0"/>
    <w:rsid w:val="00032203"/>
    <w:rsid w:val="000328DF"/>
    <w:rsid w:val="0003291E"/>
    <w:rsid w:val="000345CC"/>
    <w:rsid w:val="000348AA"/>
    <w:rsid w:val="00035A32"/>
    <w:rsid w:val="00037533"/>
    <w:rsid w:val="00042932"/>
    <w:rsid w:val="00043139"/>
    <w:rsid w:val="00044EA5"/>
    <w:rsid w:val="00045359"/>
    <w:rsid w:val="000461A1"/>
    <w:rsid w:val="0004750F"/>
    <w:rsid w:val="00051F88"/>
    <w:rsid w:val="0005276E"/>
    <w:rsid w:val="00053B9D"/>
    <w:rsid w:val="000557D1"/>
    <w:rsid w:val="00057704"/>
    <w:rsid w:val="00057985"/>
    <w:rsid w:val="0006036B"/>
    <w:rsid w:val="00060D71"/>
    <w:rsid w:val="000617BF"/>
    <w:rsid w:val="000625C3"/>
    <w:rsid w:val="00063D4C"/>
    <w:rsid w:val="00064149"/>
    <w:rsid w:val="00064299"/>
    <w:rsid w:val="00064C71"/>
    <w:rsid w:val="00070847"/>
    <w:rsid w:val="00070FEB"/>
    <w:rsid w:val="000710A9"/>
    <w:rsid w:val="00072461"/>
    <w:rsid w:val="000738A8"/>
    <w:rsid w:val="0007504E"/>
    <w:rsid w:val="000751BF"/>
    <w:rsid w:val="00077923"/>
    <w:rsid w:val="00077E19"/>
    <w:rsid w:val="00081668"/>
    <w:rsid w:val="00081709"/>
    <w:rsid w:val="00082917"/>
    <w:rsid w:val="000829A9"/>
    <w:rsid w:val="0008496C"/>
    <w:rsid w:val="00085EF5"/>
    <w:rsid w:val="0008630A"/>
    <w:rsid w:val="00090940"/>
    <w:rsid w:val="00090C32"/>
    <w:rsid w:val="0009110B"/>
    <w:rsid w:val="000923F7"/>
    <w:rsid w:val="000937DB"/>
    <w:rsid w:val="000947C0"/>
    <w:rsid w:val="00097888"/>
    <w:rsid w:val="000A1B65"/>
    <w:rsid w:val="000A293E"/>
    <w:rsid w:val="000A2CD9"/>
    <w:rsid w:val="000A2EE7"/>
    <w:rsid w:val="000A3B41"/>
    <w:rsid w:val="000A49A5"/>
    <w:rsid w:val="000A4C8E"/>
    <w:rsid w:val="000A642E"/>
    <w:rsid w:val="000A6C55"/>
    <w:rsid w:val="000A7975"/>
    <w:rsid w:val="000B0AEE"/>
    <w:rsid w:val="000B0DB0"/>
    <w:rsid w:val="000B0FB2"/>
    <w:rsid w:val="000B1DF1"/>
    <w:rsid w:val="000B3E41"/>
    <w:rsid w:val="000B4B04"/>
    <w:rsid w:val="000B57EB"/>
    <w:rsid w:val="000B6B41"/>
    <w:rsid w:val="000B6B7A"/>
    <w:rsid w:val="000B7167"/>
    <w:rsid w:val="000C07E1"/>
    <w:rsid w:val="000C1C81"/>
    <w:rsid w:val="000C38B3"/>
    <w:rsid w:val="000C3F93"/>
    <w:rsid w:val="000C4101"/>
    <w:rsid w:val="000C5CBF"/>
    <w:rsid w:val="000C62F0"/>
    <w:rsid w:val="000C7A8A"/>
    <w:rsid w:val="000D0433"/>
    <w:rsid w:val="000D13F9"/>
    <w:rsid w:val="000D224A"/>
    <w:rsid w:val="000D2603"/>
    <w:rsid w:val="000D3F9E"/>
    <w:rsid w:val="000D50F4"/>
    <w:rsid w:val="000D54C9"/>
    <w:rsid w:val="000D7C72"/>
    <w:rsid w:val="000E160A"/>
    <w:rsid w:val="000E3A59"/>
    <w:rsid w:val="000E3BAE"/>
    <w:rsid w:val="000E4586"/>
    <w:rsid w:val="000E4914"/>
    <w:rsid w:val="000E67AA"/>
    <w:rsid w:val="000E7B91"/>
    <w:rsid w:val="000F06F2"/>
    <w:rsid w:val="000F1235"/>
    <w:rsid w:val="000F18FA"/>
    <w:rsid w:val="000F21B2"/>
    <w:rsid w:val="000F56A5"/>
    <w:rsid w:val="000F63E0"/>
    <w:rsid w:val="000F714D"/>
    <w:rsid w:val="001007E2"/>
    <w:rsid w:val="00105121"/>
    <w:rsid w:val="0010602C"/>
    <w:rsid w:val="001069E0"/>
    <w:rsid w:val="00106D89"/>
    <w:rsid w:val="00106DD6"/>
    <w:rsid w:val="00106EB0"/>
    <w:rsid w:val="00107BAD"/>
    <w:rsid w:val="00110A80"/>
    <w:rsid w:val="00111F1B"/>
    <w:rsid w:val="00112C00"/>
    <w:rsid w:val="00113651"/>
    <w:rsid w:val="001174C8"/>
    <w:rsid w:val="00122C2E"/>
    <w:rsid w:val="00123829"/>
    <w:rsid w:val="00124338"/>
    <w:rsid w:val="001256F1"/>
    <w:rsid w:val="00125EBF"/>
    <w:rsid w:val="00126A67"/>
    <w:rsid w:val="0013214C"/>
    <w:rsid w:val="0013246A"/>
    <w:rsid w:val="00132B20"/>
    <w:rsid w:val="00134499"/>
    <w:rsid w:val="00136272"/>
    <w:rsid w:val="001371D7"/>
    <w:rsid w:val="00137BC6"/>
    <w:rsid w:val="00140A74"/>
    <w:rsid w:val="00140B57"/>
    <w:rsid w:val="00142614"/>
    <w:rsid w:val="00144CD4"/>
    <w:rsid w:val="00144F0E"/>
    <w:rsid w:val="00144F75"/>
    <w:rsid w:val="001458E9"/>
    <w:rsid w:val="00147266"/>
    <w:rsid w:val="001478D2"/>
    <w:rsid w:val="00151383"/>
    <w:rsid w:val="001516E3"/>
    <w:rsid w:val="001525A9"/>
    <w:rsid w:val="00153003"/>
    <w:rsid w:val="001533A7"/>
    <w:rsid w:val="00154B4C"/>
    <w:rsid w:val="00156F0F"/>
    <w:rsid w:val="00157D92"/>
    <w:rsid w:val="001603DD"/>
    <w:rsid w:val="001610F5"/>
    <w:rsid w:val="00161273"/>
    <w:rsid w:val="0016233D"/>
    <w:rsid w:val="00164DD0"/>
    <w:rsid w:val="001665CA"/>
    <w:rsid w:val="00167BB6"/>
    <w:rsid w:val="00170AFA"/>
    <w:rsid w:val="00171FAF"/>
    <w:rsid w:val="0017252F"/>
    <w:rsid w:val="00173097"/>
    <w:rsid w:val="00173B48"/>
    <w:rsid w:val="00175629"/>
    <w:rsid w:val="001759EF"/>
    <w:rsid w:val="00176098"/>
    <w:rsid w:val="0017785C"/>
    <w:rsid w:val="001810AF"/>
    <w:rsid w:val="00184A54"/>
    <w:rsid w:val="00185995"/>
    <w:rsid w:val="00185AB7"/>
    <w:rsid w:val="0018654F"/>
    <w:rsid w:val="00187958"/>
    <w:rsid w:val="00191678"/>
    <w:rsid w:val="00192115"/>
    <w:rsid w:val="00194903"/>
    <w:rsid w:val="00195A24"/>
    <w:rsid w:val="00195CF1"/>
    <w:rsid w:val="00195D48"/>
    <w:rsid w:val="00196045"/>
    <w:rsid w:val="0019699D"/>
    <w:rsid w:val="00197BE8"/>
    <w:rsid w:val="00197C4F"/>
    <w:rsid w:val="001A07C9"/>
    <w:rsid w:val="001A19A9"/>
    <w:rsid w:val="001A1B7F"/>
    <w:rsid w:val="001A20F8"/>
    <w:rsid w:val="001A21E0"/>
    <w:rsid w:val="001A2D65"/>
    <w:rsid w:val="001A2E38"/>
    <w:rsid w:val="001A311F"/>
    <w:rsid w:val="001A6694"/>
    <w:rsid w:val="001B1568"/>
    <w:rsid w:val="001B4478"/>
    <w:rsid w:val="001B497E"/>
    <w:rsid w:val="001B53A2"/>
    <w:rsid w:val="001B5B91"/>
    <w:rsid w:val="001B62A8"/>
    <w:rsid w:val="001B756B"/>
    <w:rsid w:val="001C0332"/>
    <w:rsid w:val="001C03CD"/>
    <w:rsid w:val="001C04FE"/>
    <w:rsid w:val="001C0ED5"/>
    <w:rsid w:val="001C1D0C"/>
    <w:rsid w:val="001C23D4"/>
    <w:rsid w:val="001C3117"/>
    <w:rsid w:val="001C43A0"/>
    <w:rsid w:val="001C5EA2"/>
    <w:rsid w:val="001C6DB6"/>
    <w:rsid w:val="001C6DD9"/>
    <w:rsid w:val="001C70F8"/>
    <w:rsid w:val="001C73FC"/>
    <w:rsid w:val="001C7ACE"/>
    <w:rsid w:val="001D178D"/>
    <w:rsid w:val="001D2854"/>
    <w:rsid w:val="001D309C"/>
    <w:rsid w:val="001D4737"/>
    <w:rsid w:val="001D517B"/>
    <w:rsid w:val="001D575F"/>
    <w:rsid w:val="001D589C"/>
    <w:rsid w:val="001D5A59"/>
    <w:rsid w:val="001D7438"/>
    <w:rsid w:val="001D77EE"/>
    <w:rsid w:val="001D7C18"/>
    <w:rsid w:val="001D7D8F"/>
    <w:rsid w:val="001E169D"/>
    <w:rsid w:val="001E4232"/>
    <w:rsid w:val="001E4A6C"/>
    <w:rsid w:val="001E51F0"/>
    <w:rsid w:val="001E7D4D"/>
    <w:rsid w:val="001F1D1B"/>
    <w:rsid w:val="001F37D7"/>
    <w:rsid w:val="001F5AF5"/>
    <w:rsid w:val="001F6220"/>
    <w:rsid w:val="001F6C83"/>
    <w:rsid w:val="002008DA"/>
    <w:rsid w:val="00201A9C"/>
    <w:rsid w:val="00202334"/>
    <w:rsid w:val="00204282"/>
    <w:rsid w:val="00204A72"/>
    <w:rsid w:val="00206E92"/>
    <w:rsid w:val="00207445"/>
    <w:rsid w:val="00210C79"/>
    <w:rsid w:val="00210CF0"/>
    <w:rsid w:val="00210E83"/>
    <w:rsid w:val="002110E3"/>
    <w:rsid w:val="00213EF1"/>
    <w:rsid w:val="00214192"/>
    <w:rsid w:val="002153ED"/>
    <w:rsid w:val="00215FCD"/>
    <w:rsid w:val="0021693F"/>
    <w:rsid w:val="002207A8"/>
    <w:rsid w:val="002214EE"/>
    <w:rsid w:val="00221AB8"/>
    <w:rsid w:val="00222391"/>
    <w:rsid w:val="0022375D"/>
    <w:rsid w:val="00225821"/>
    <w:rsid w:val="00227A57"/>
    <w:rsid w:val="00227C06"/>
    <w:rsid w:val="00230760"/>
    <w:rsid w:val="002313A1"/>
    <w:rsid w:val="0023278C"/>
    <w:rsid w:val="002336A2"/>
    <w:rsid w:val="00234846"/>
    <w:rsid w:val="00234C54"/>
    <w:rsid w:val="002351CE"/>
    <w:rsid w:val="00235727"/>
    <w:rsid w:val="00235D44"/>
    <w:rsid w:val="00236219"/>
    <w:rsid w:val="00237B58"/>
    <w:rsid w:val="00237B99"/>
    <w:rsid w:val="00242D04"/>
    <w:rsid w:val="002460C2"/>
    <w:rsid w:val="00247A0B"/>
    <w:rsid w:val="002503EB"/>
    <w:rsid w:val="00250DE3"/>
    <w:rsid w:val="0025243E"/>
    <w:rsid w:val="00257563"/>
    <w:rsid w:val="002579ED"/>
    <w:rsid w:val="00260B3D"/>
    <w:rsid w:val="00260C03"/>
    <w:rsid w:val="0026124A"/>
    <w:rsid w:val="0026197B"/>
    <w:rsid w:val="00262684"/>
    <w:rsid w:val="00263AA4"/>
    <w:rsid w:val="002641A6"/>
    <w:rsid w:val="00264A1A"/>
    <w:rsid w:val="0026531F"/>
    <w:rsid w:val="00265C9C"/>
    <w:rsid w:val="00265CC3"/>
    <w:rsid w:val="00266367"/>
    <w:rsid w:val="00266A59"/>
    <w:rsid w:val="0026769E"/>
    <w:rsid w:val="00267E67"/>
    <w:rsid w:val="0027412B"/>
    <w:rsid w:val="0027422C"/>
    <w:rsid w:val="00274E6E"/>
    <w:rsid w:val="0027553C"/>
    <w:rsid w:val="00275B1B"/>
    <w:rsid w:val="00277143"/>
    <w:rsid w:val="002777F1"/>
    <w:rsid w:val="00281464"/>
    <w:rsid w:val="002817E1"/>
    <w:rsid w:val="00281DC1"/>
    <w:rsid w:val="0028271A"/>
    <w:rsid w:val="00284AE4"/>
    <w:rsid w:val="00287FCF"/>
    <w:rsid w:val="002905D2"/>
    <w:rsid w:val="00290B86"/>
    <w:rsid w:val="00291FCD"/>
    <w:rsid w:val="00292B7E"/>
    <w:rsid w:val="0029367E"/>
    <w:rsid w:val="0029372F"/>
    <w:rsid w:val="00295D31"/>
    <w:rsid w:val="0029707E"/>
    <w:rsid w:val="002A1501"/>
    <w:rsid w:val="002A1918"/>
    <w:rsid w:val="002A1ED8"/>
    <w:rsid w:val="002A58F8"/>
    <w:rsid w:val="002A6100"/>
    <w:rsid w:val="002A6917"/>
    <w:rsid w:val="002A6A0D"/>
    <w:rsid w:val="002B28A7"/>
    <w:rsid w:val="002B2C3F"/>
    <w:rsid w:val="002B379B"/>
    <w:rsid w:val="002B4276"/>
    <w:rsid w:val="002B4D12"/>
    <w:rsid w:val="002B5472"/>
    <w:rsid w:val="002C10A2"/>
    <w:rsid w:val="002C2099"/>
    <w:rsid w:val="002C4BD2"/>
    <w:rsid w:val="002C5930"/>
    <w:rsid w:val="002D0152"/>
    <w:rsid w:val="002D0BAF"/>
    <w:rsid w:val="002D2E9C"/>
    <w:rsid w:val="002D2F4B"/>
    <w:rsid w:val="002D5869"/>
    <w:rsid w:val="002D7F51"/>
    <w:rsid w:val="002E1DFE"/>
    <w:rsid w:val="002E2CD1"/>
    <w:rsid w:val="002E4971"/>
    <w:rsid w:val="002E7A54"/>
    <w:rsid w:val="002F2817"/>
    <w:rsid w:val="002F2913"/>
    <w:rsid w:val="002F3901"/>
    <w:rsid w:val="002F43EA"/>
    <w:rsid w:val="002F50AC"/>
    <w:rsid w:val="00300A22"/>
    <w:rsid w:val="00300B8D"/>
    <w:rsid w:val="0030102C"/>
    <w:rsid w:val="00303620"/>
    <w:rsid w:val="003049CA"/>
    <w:rsid w:val="003050BB"/>
    <w:rsid w:val="00305149"/>
    <w:rsid w:val="00305BB0"/>
    <w:rsid w:val="00305BC5"/>
    <w:rsid w:val="003079E5"/>
    <w:rsid w:val="00307A54"/>
    <w:rsid w:val="00307E25"/>
    <w:rsid w:val="00311BC1"/>
    <w:rsid w:val="003130AF"/>
    <w:rsid w:val="003161D2"/>
    <w:rsid w:val="00316528"/>
    <w:rsid w:val="003175EE"/>
    <w:rsid w:val="00321658"/>
    <w:rsid w:val="00321743"/>
    <w:rsid w:val="00321C89"/>
    <w:rsid w:val="00322D6B"/>
    <w:rsid w:val="00322ED8"/>
    <w:rsid w:val="003241BC"/>
    <w:rsid w:val="00324503"/>
    <w:rsid w:val="00324DDB"/>
    <w:rsid w:val="0032626F"/>
    <w:rsid w:val="003266C2"/>
    <w:rsid w:val="003266CE"/>
    <w:rsid w:val="00327F21"/>
    <w:rsid w:val="003314C6"/>
    <w:rsid w:val="00331AE8"/>
    <w:rsid w:val="003325CE"/>
    <w:rsid w:val="00332FFA"/>
    <w:rsid w:val="00333F94"/>
    <w:rsid w:val="0033533B"/>
    <w:rsid w:val="00336B9F"/>
    <w:rsid w:val="00337A01"/>
    <w:rsid w:val="0034021A"/>
    <w:rsid w:val="003413AE"/>
    <w:rsid w:val="00345913"/>
    <w:rsid w:val="003477A8"/>
    <w:rsid w:val="0034798E"/>
    <w:rsid w:val="00347AF8"/>
    <w:rsid w:val="00351165"/>
    <w:rsid w:val="003512F2"/>
    <w:rsid w:val="003555BC"/>
    <w:rsid w:val="0035568E"/>
    <w:rsid w:val="00356932"/>
    <w:rsid w:val="003604DA"/>
    <w:rsid w:val="00360B83"/>
    <w:rsid w:val="003611A4"/>
    <w:rsid w:val="0036190D"/>
    <w:rsid w:val="003630E4"/>
    <w:rsid w:val="00364F3F"/>
    <w:rsid w:val="003657AF"/>
    <w:rsid w:val="00366263"/>
    <w:rsid w:val="00366FC3"/>
    <w:rsid w:val="00367494"/>
    <w:rsid w:val="00370487"/>
    <w:rsid w:val="00371925"/>
    <w:rsid w:val="00373394"/>
    <w:rsid w:val="003735FB"/>
    <w:rsid w:val="00374381"/>
    <w:rsid w:val="003749B4"/>
    <w:rsid w:val="00374A5D"/>
    <w:rsid w:val="003762CF"/>
    <w:rsid w:val="00384A5C"/>
    <w:rsid w:val="00385703"/>
    <w:rsid w:val="00391D76"/>
    <w:rsid w:val="00392D7C"/>
    <w:rsid w:val="00393063"/>
    <w:rsid w:val="00394DEB"/>
    <w:rsid w:val="0039527A"/>
    <w:rsid w:val="003952F3"/>
    <w:rsid w:val="003966EF"/>
    <w:rsid w:val="003974D5"/>
    <w:rsid w:val="003A28F5"/>
    <w:rsid w:val="003A481E"/>
    <w:rsid w:val="003A6376"/>
    <w:rsid w:val="003A671F"/>
    <w:rsid w:val="003A69AA"/>
    <w:rsid w:val="003A7445"/>
    <w:rsid w:val="003A773D"/>
    <w:rsid w:val="003A79C1"/>
    <w:rsid w:val="003A7F1B"/>
    <w:rsid w:val="003B0579"/>
    <w:rsid w:val="003B0B16"/>
    <w:rsid w:val="003B1376"/>
    <w:rsid w:val="003B18D6"/>
    <w:rsid w:val="003B1B45"/>
    <w:rsid w:val="003B1B63"/>
    <w:rsid w:val="003B29AD"/>
    <w:rsid w:val="003B3CBB"/>
    <w:rsid w:val="003B6B06"/>
    <w:rsid w:val="003B7C19"/>
    <w:rsid w:val="003C0793"/>
    <w:rsid w:val="003C0CC4"/>
    <w:rsid w:val="003C2C66"/>
    <w:rsid w:val="003C3830"/>
    <w:rsid w:val="003C3A97"/>
    <w:rsid w:val="003C4089"/>
    <w:rsid w:val="003C43D6"/>
    <w:rsid w:val="003C4424"/>
    <w:rsid w:val="003C4927"/>
    <w:rsid w:val="003C5380"/>
    <w:rsid w:val="003C633B"/>
    <w:rsid w:val="003C7880"/>
    <w:rsid w:val="003D1721"/>
    <w:rsid w:val="003D1DE0"/>
    <w:rsid w:val="003D33C1"/>
    <w:rsid w:val="003D4AE0"/>
    <w:rsid w:val="003D4C39"/>
    <w:rsid w:val="003D5CF4"/>
    <w:rsid w:val="003D6074"/>
    <w:rsid w:val="003D616A"/>
    <w:rsid w:val="003D618A"/>
    <w:rsid w:val="003E0600"/>
    <w:rsid w:val="003E0B76"/>
    <w:rsid w:val="003E307B"/>
    <w:rsid w:val="003E3B9F"/>
    <w:rsid w:val="003E51CB"/>
    <w:rsid w:val="003E6610"/>
    <w:rsid w:val="003F0486"/>
    <w:rsid w:val="003F20CB"/>
    <w:rsid w:val="003F2DE3"/>
    <w:rsid w:val="003F3A3A"/>
    <w:rsid w:val="003F3D6F"/>
    <w:rsid w:val="003F42E2"/>
    <w:rsid w:val="003F4E64"/>
    <w:rsid w:val="003F7698"/>
    <w:rsid w:val="003F7ACD"/>
    <w:rsid w:val="004000D3"/>
    <w:rsid w:val="004005CA"/>
    <w:rsid w:val="00401023"/>
    <w:rsid w:val="0040535B"/>
    <w:rsid w:val="00405EA4"/>
    <w:rsid w:val="00406F0F"/>
    <w:rsid w:val="00407D44"/>
    <w:rsid w:val="0041190F"/>
    <w:rsid w:val="004124F7"/>
    <w:rsid w:val="004130DE"/>
    <w:rsid w:val="004131BE"/>
    <w:rsid w:val="004153FB"/>
    <w:rsid w:val="004155A1"/>
    <w:rsid w:val="00417E69"/>
    <w:rsid w:val="004219D4"/>
    <w:rsid w:val="00422A83"/>
    <w:rsid w:val="00424995"/>
    <w:rsid w:val="0042499B"/>
    <w:rsid w:val="004249EC"/>
    <w:rsid w:val="004271B0"/>
    <w:rsid w:val="00430477"/>
    <w:rsid w:val="00430AEB"/>
    <w:rsid w:val="00431120"/>
    <w:rsid w:val="004313BD"/>
    <w:rsid w:val="00432166"/>
    <w:rsid w:val="0043260E"/>
    <w:rsid w:val="0043272C"/>
    <w:rsid w:val="004340E4"/>
    <w:rsid w:val="00434BDF"/>
    <w:rsid w:val="00436C37"/>
    <w:rsid w:val="00437676"/>
    <w:rsid w:val="0044004B"/>
    <w:rsid w:val="004438D0"/>
    <w:rsid w:val="00443B4F"/>
    <w:rsid w:val="00443C71"/>
    <w:rsid w:val="004450D3"/>
    <w:rsid w:val="00445AE0"/>
    <w:rsid w:val="00446619"/>
    <w:rsid w:val="0045007C"/>
    <w:rsid w:val="00450B47"/>
    <w:rsid w:val="004522E4"/>
    <w:rsid w:val="00454ECE"/>
    <w:rsid w:val="00456146"/>
    <w:rsid w:val="00456548"/>
    <w:rsid w:val="00456ED9"/>
    <w:rsid w:val="00457D89"/>
    <w:rsid w:val="004607F5"/>
    <w:rsid w:val="0046302B"/>
    <w:rsid w:val="0046331B"/>
    <w:rsid w:val="00465FE9"/>
    <w:rsid w:val="004672D7"/>
    <w:rsid w:val="004673DC"/>
    <w:rsid w:val="00474289"/>
    <w:rsid w:val="00475EA9"/>
    <w:rsid w:val="00480049"/>
    <w:rsid w:val="004823F1"/>
    <w:rsid w:val="00483089"/>
    <w:rsid w:val="00484141"/>
    <w:rsid w:val="00484550"/>
    <w:rsid w:val="0048519F"/>
    <w:rsid w:val="0048638B"/>
    <w:rsid w:val="00486446"/>
    <w:rsid w:val="0048669E"/>
    <w:rsid w:val="00486AF2"/>
    <w:rsid w:val="00486E18"/>
    <w:rsid w:val="00487E2C"/>
    <w:rsid w:val="00490E35"/>
    <w:rsid w:val="00492CDE"/>
    <w:rsid w:val="00493E1B"/>
    <w:rsid w:val="00494B58"/>
    <w:rsid w:val="00497233"/>
    <w:rsid w:val="004A0362"/>
    <w:rsid w:val="004A360A"/>
    <w:rsid w:val="004A3D21"/>
    <w:rsid w:val="004A4B89"/>
    <w:rsid w:val="004A4C19"/>
    <w:rsid w:val="004A4E9D"/>
    <w:rsid w:val="004A71C4"/>
    <w:rsid w:val="004A738E"/>
    <w:rsid w:val="004B09CF"/>
    <w:rsid w:val="004B0B6B"/>
    <w:rsid w:val="004B32CD"/>
    <w:rsid w:val="004B4928"/>
    <w:rsid w:val="004B4C30"/>
    <w:rsid w:val="004B5078"/>
    <w:rsid w:val="004B5E9A"/>
    <w:rsid w:val="004B68C4"/>
    <w:rsid w:val="004B72F7"/>
    <w:rsid w:val="004B7ADB"/>
    <w:rsid w:val="004B7EC7"/>
    <w:rsid w:val="004C13F6"/>
    <w:rsid w:val="004C214E"/>
    <w:rsid w:val="004C45B2"/>
    <w:rsid w:val="004C470B"/>
    <w:rsid w:val="004C681B"/>
    <w:rsid w:val="004C6A5A"/>
    <w:rsid w:val="004C6F4E"/>
    <w:rsid w:val="004C796E"/>
    <w:rsid w:val="004D0006"/>
    <w:rsid w:val="004D36D5"/>
    <w:rsid w:val="004D577C"/>
    <w:rsid w:val="004D7C2D"/>
    <w:rsid w:val="004E03C7"/>
    <w:rsid w:val="004E095F"/>
    <w:rsid w:val="004E1420"/>
    <w:rsid w:val="004E1983"/>
    <w:rsid w:val="004E31A3"/>
    <w:rsid w:val="004E3D01"/>
    <w:rsid w:val="004E576D"/>
    <w:rsid w:val="004E57C2"/>
    <w:rsid w:val="004E6879"/>
    <w:rsid w:val="004E72F7"/>
    <w:rsid w:val="004F0F6A"/>
    <w:rsid w:val="004F10A1"/>
    <w:rsid w:val="004F1A6E"/>
    <w:rsid w:val="004F2052"/>
    <w:rsid w:val="004F377C"/>
    <w:rsid w:val="004F40D9"/>
    <w:rsid w:val="004F51DA"/>
    <w:rsid w:val="004F76B0"/>
    <w:rsid w:val="005006A3"/>
    <w:rsid w:val="00500AE9"/>
    <w:rsid w:val="0050143C"/>
    <w:rsid w:val="00501883"/>
    <w:rsid w:val="005050E6"/>
    <w:rsid w:val="00505D32"/>
    <w:rsid w:val="00507812"/>
    <w:rsid w:val="005105AA"/>
    <w:rsid w:val="00511B21"/>
    <w:rsid w:val="00512B60"/>
    <w:rsid w:val="0051358E"/>
    <w:rsid w:val="00513A9D"/>
    <w:rsid w:val="00516464"/>
    <w:rsid w:val="00521474"/>
    <w:rsid w:val="00521B3A"/>
    <w:rsid w:val="0052331F"/>
    <w:rsid w:val="00523FBF"/>
    <w:rsid w:val="005269EF"/>
    <w:rsid w:val="005313C1"/>
    <w:rsid w:val="005314AA"/>
    <w:rsid w:val="00531E50"/>
    <w:rsid w:val="0053361E"/>
    <w:rsid w:val="005340B0"/>
    <w:rsid w:val="00534E74"/>
    <w:rsid w:val="00535834"/>
    <w:rsid w:val="00535A0D"/>
    <w:rsid w:val="00535BC4"/>
    <w:rsid w:val="00536993"/>
    <w:rsid w:val="005403D7"/>
    <w:rsid w:val="00540492"/>
    <w:rsid w:val="005419D4"/>
    <w:rsid w:val="00541E38"/>
    <w:rsid w:val="005435BE"/>
    <w:rsid w:val="0054374C"/>
    <w:rsid w:val="005441A5"/>
    <w:rsid w:val="0054518C"/>
    <w:rsid w:val="005452A4"/>
    <w:rsid w:val="005458C5"/>
    <w:rsid w:val="00551051"/>
    <w:rsid w:val="00552411"/>
    <w:rsid w:val="00553F16"/>
    <w:rsid w:val="00554190"/>
    <w:rsid w:val="005542E8"/>
    <w:rsid w:val="00556110"/>
    <w:rsid w:val="00556950"/>
    <w:rsid w:val="00556E9F"/>
    <w:rsid w:val="00556FCD"/>
    <w:rsid w:val="00557C53"/>
    <w:rsid w:val="00560275"/>
    <w:rsid w:val="00560C3A"/>
    <w:rsid w:val="00562343"/>
    <w:rsid w:val="005712D5"/>
    <w:rsid w:val="00571A97"/>
    <w:rsid w:val="00572F97"/>
    <w:rsid w:val="00572FD3"/>
    <w:rsid w:val="005740AE"/>
    <w:rsid w:val="0057539C"/>
    <w:rsid w:val="00575AD4"/>
    <w:rsid w:val="0057724D"/>
    <w:rsid w:val="005775F8"/>
    <w:rsid w:val="005800E9"/>
    <w:rsid w:val="00580945"/>
    <w:rsid w:val="005815B8"/>
    <w:rsid w:val="005816FF"/>
    <w:rsid w:val="00581E19"/>
    <w:rsid w:val="00583EAE"/>
    <w:rsid w:val="00584139"/>
    <w:rsid w:val="00584EC2"/>
    <w:rsid w:val="005858CB"/>
    <w:rsid w:val="00586235"/>
    <w:rsid w:val="00587615"/>
    <w:rsid w:val="005876E0"/>
    <w:rsid w:val="005907D6"/>
    <w:rsid w:val="005916A7"/>
    <w:rsid w:val="005920B0"/>
    <w:rsid w:val="00592FF0"/>
    <w:rsid w:val="005936C8"/>
    <w:rsid w:val="00594577"/>
    <w:rsid w:val="00594E9D"/>
    <w:rsid w:val="005A2407"/>
    <w:rsid w:val="005A29EF"/>
    <w:rsid w:val="005A5221"/>
    <w:rsid w:val="005A6CE6"/>
    <w:rsid w:val="005A7AA8"/>
    <w:rsid w:val="005B00E0"/>
    <w:rsid w:val="005B0DE9"/>
    <w:rsid w:val="005B1107"/>
    <w:rsid w:val="005B15D5"/>
    <w:rsid w:val="005B1A2B"/>
    <w:rsid w:val="005B1BB6"/>
    <w:rsid w:val="005B264B"/>
    <w:rsid w:val="005B51BA"/>
    <w:rsid w:val="005B70E6"/>
    <w:rsid w:val="005C24E3"/>
    <w:rsid w:val="005C352C"/>
    <w:rsid w:val="005C6A5A"/>
    <w:rsid w:val="005C7DC9"/>
    <w:rsid w:val="005D0E79"/>
    <w:rsid w:val="005D12BA"/>
    <w:rsid w:val="005D19EC"/>
    <w:rsid w:val="005D2DB4"/>
    <w:rsid w:val="005D4758"/>
    <w:rsid w:val="005D5020"/>
    <w:rsid w:val="005D74E2"/>
    <w:rsid w:val="005D7748"/>
    <w:rsid w:val="005D7D36"/>
    <w:rsid w:val="005E0201"/>
    <w:rsid w:val="005E0433"/>
    <w:rsid w:val="005E0F2D"/>
    <w:rsid w:val="005E19D2"/>
    <w:rsid w:val="005E1A48"/>
    <w:rsid w:val="005E2A83"/>
    <w:rsid w:val="005E4ACE"/>
    <w:rsid w:val="005E52C1"/>
    <w:rsid w:val="005E5EE4"/>
    <w:rsid w:val="005F1168"/>
    <w:rsid w:val="005F12C9"/>
    <w:rsid w:val="005F1BC6"/>
    <w:rsid w:val="005F1C09"/>
    <w:rsid w:val="005F3286"/>
    <w:rsid w:val="005F4731"/>
    <w:rsid w:val="005F4B30"/>
    <w:rsid w:val="005F5354"/>
    <w:rsid w:val="005F660C"/>
    <w:rsid w:val="00600F4B"/>
    <w:rsid w:val="006012BB"/>
    <w:rsid w:val="0060163E"/>
    <w:rsid w:val="006016E1"/>
    <w:rsid w:val="00602CDB"/>
    <w:rsid w:val="00604A14"/>
    <w:rsid w:val="00604A2A"/>
    <w:rsid w:val="00604A9A"/>
    <w:rsid w:val="00606216"/>
    <w:rsid w:val="00606FC0"/>
    <w:rsid w:val="0061082F"/>
    <w:rsid w:val="00610A55"/>
    <w:rsid w:val="006112F0"/>
    <w:rsid w:val="0061263A"/>
    <w:rsid w:val="00614E48"/>
    <w:rsid w:val="00614E93"/>
    <w:rsid w:val="00614FE9"/>
    <w:rsid w:val="006155DC"/>
    <w:rsid w:val="00615CED"/>
    <w:rsid w:val="006163E8"/>
    <w:rsid w:val="006173E9"/>
    <w:rsid w:val="00617B9F"/>
    <w:rsid w:val="00620AE6"/>
    <w:rsid w:val="00620BB9"/>
    <w:rsid w:val="00620BDF"/>
    <w:rsid w:val="00620C40"/>
    <w:rsid w:val="00623858"/>
    <w:rsid w:val="00623A89"/>
    <w:rsid w:val="006245DA"/>
    <w:rsid w:val="00624D73"/>
    <w:rsid w:val="006252BE"/>
    <w:rsid w:val="006255C9"/>
    <w:rsid w:val="006256E1"/>
    <w:rsid w:val="00625AB7"/>
    <w:rsid w:val="0062651A"/>
    <w:rsid w:val="00626749"/>
    <w:rsid w:val="0063032F"/>
    <w:rsid w:val="006320A1"/>
    <w:rsid w:val="006332C9"/>
    <w:rsid w:val="00633A7E"/>
    <w:rsid w:val="00634197"/>
    <w:rsid w:val="00635405"/>
    <w:rsid w:val="006357AA"/>
    <w:rsid w:val="0063616E"/>
    <w:rsid w:val="00637544"/>
    <w:rsid w:val="00641B3D"/>
    <w:rsid w:val="006435C8"/>
    <w:rsid w:val="006455BF"/>
    <w:rsid w:val="006458BC"/>
    <w:rsid w:val="00646515"/>
    <w:rsid w:val="0064736C"/>
    <w:rsid w:val="0064737F"/>
    <w:rsid w:val="0064763E"/>
    <w:rsid w:val="00647AA1"/>
    <w:rsid w:val="00650280"/>
    <w:rsid w:val="0065101D"/>
    <w:rsid w:val="00651803"/>
    <w:rsid w:val="006525FD"/>
    <w:rsid w:val="00655533"/>
    <w:rsid w:val="00656435"/>
    <w:rsid w:val="00656E77"/>
    <w:rsid w:val="00657641"/>
    <w:rsid w:val="00657D7E"/>
    <w:rsid w:val="00660EA6"/>
    <w:rsid w:val="00661075"/>
    <w:rsid w:val="006616A5"/>
    <w:rsid w:val="00661714"/>
    <w:rsid w:val="006621AA"/>
    <w:rsid w:val="0066293E"/>
    <w:rsid w:val="00662DB2"/>
    <w:rsid w:val="006635FE"/>
    <w:rsid w:val="00663735"/>
    <w:rsid w:val="00670895"/>
    <w:rsid w:val="0067291F"/>
    <w:rsid w:val="00672F13"/>
    <w:rsid w:val="00673505"/>
    <w:rsid w:val="00673F46"/>
    <w:rsid w:val="00674D9E"/>
    <w:rsid w:val="00675E46"/>
    <w:rsid w:val="00676F9E"/>
    <w:rsid w:val="0067722F"/>
    <w:rsid w:val="0068133F"/>
    <w:rsid w:val="00683556"/>
    <w:rsid w:val="006837D8"/>
    <w:rsid w:val="0068488A"/>
    <w:rsid w:val="00686171"/>
    <w:rsid w:val="0068653C"/>
    <w:rsid w:val="006869AA"/>
    <w:rsid w:val="00687440"/>
    <w:rsid w:val="00687C50"/>
    <w:rsid w:val="00687D44"/>
    <w:rsid w:val="00692D56"/>
    <w:rsid w:val="0069470E"/>
    <w:rsid w:val="00694A13"/>
    <w:rsid w:val="006959C6"/>
    <w:rsid w:val="006963F5"/>
    <w:rsid w:val="00697750"/>
    <w:rsid w:val="0069788E"/>
    <w:rsid w:val="00697EC9"/>
    <w:rsid w:val="006A0B44"/>
    <w:rsid w:val="006A2817"/>
    <w:rsid w:val="006A3693"/>
    <w:rsid w:val="006A45F9"/>
    <w:rsid w:val="006A5BF1"/>
    <w:rsid w:val="006B5CF4"/>
    <w:rsid w:val="006B60A1"/>
    <w:rsid w:val="006B6E02"/>
    <w:rsid w:val="006B7852"/>
    <w:rsid w:val="006C1A9D"/>
    <w:rsid w:val="006C20C9"/>
    <w:rsid w:val="006C312C"/>
    <w:rsid w:val="006C4C91"/>
    <w:rsid w:val="006C6EC8"/>
    <w:rsid w:val="006C7E37"/>
    <w:rsid w:val="006D0DA5"/>
    <w:rsid w:val="006D2A75"/>
    <w:rsid w:val="006D3379"/>
    <w:rsid w:val="006D584E"/>
    <w:rsid w:val="006D5E51"/>
    <w:rsid w:val="006D63D9"/>
    <w:rsid w:val="006E0659"/>
    <w:rsid w:val="006E0824"/>
    <w:rsid w:val="006E1D2C"/>
    <w:rsid w:val="006E315B"/>
    <w:rsid w:val="006E3C6F"/>
    <w:rsid w:val="006E3EA2"/>
    <w:rsid w:val="006E4744"/>
    <w:rsid w:val="006E4B31"/>
    <w:rsid w:val="006E6737"/>
    <w:rsid w:val="006E78CF"/>
    <w:rsid w:val="006E7907"/>
    <w:rsid w:val="006E7B6E"/>
    <w:rsid w:val="006F082F"/>
    <w:rsid w:val="006F1167"/>
    <w:rsid w:val="006F42AB"/>
    <w:rsid w:val="006F5DDB"/>
    <w:rsid w:val="006F7743"/>
    <w:rsid w:val="007005A7"/>
    <w:rsid w:val="0070155D"/>
    <w:rsid w:val="0070171A"/>
    <w:rsid w:val="007034FD"/>
    <w:rsid w:val="00703CAB"/>
    <w:rsid w:val="00704F07"/>
    <w:rsid w:val="007059A1"/>
    <w:rsid w:val="00705F93"/>
    <w:rsid w:val="007063D9"/>
    <w:rsid w:val="00706A50"/>
    <w:rsid w:val="00707468"/>
    <w:rsid w:val="00710262"/>
    <w:rsid w:val="00710545"/>
    <w:rsid w:val="00711ED6"/>
    <w:rsid w:val="00712388"/>
    <w:rsid w:val="00712F71"/>
    <w:rsid w:val="007162E6"/>
    <w:rsid w:val="00717D19"/>
    <w:rsid w:val="00717E60"/>
    <w:rsid w:val="007226B4"/>
    <w:rsid w:val="00723886"/>
    <w:rsid w:val="00723A12"/>
    <w:rsid w:val="00724159"/>
    <w:rsid w:val="00724CA3"/>
    <w:rsid w:val="00726CF1"/>
    <w:rsid w:val="00730DD3"/>
    <w:rsid w:val="00732310"/>
    <w:rsid w:val="00733F39"/>
    <w:rsid w:val="0073446A"/>
    <w:rsid w:val="007363F9"/>
    <w:rsid w:val="007367A4"/>
    <w:rsid w:val="00736878"/>
    <w:rsid w:val="0074006F"/>
    <w:rsid w:val="00740797"/>
    <w:rsid w:val="007428B6"/>
    <w:rsid w:val="00743F01"/>
    <w:rsid w:val="00743FF7"/>
    <w:rsid w:val="00744440"/>
    <w:rsid w:val="00745953"/>
    <w:rsid w:val="007464DF"/>
    <w:rsid w:val="00746B78"/>
    <w:rsid w:val="00746EF4"/>
    <w:rsid w:val="007471BB"/>
    <w:rsid w:val="0074774E"/>
    <w:rsid w:val="00753460"/>
    <w:rsid w:val="0075597C"/>
    <w:rsid w:val="007561E8"/>
    <w:rsid w:val="00756FA6"/>
    <w:rsid w:val="007573D9"/>
    <w:rsid w:val="007618E6"/>
    <w:rsid w:val="007630A1"/>
    <w:rsid w:val="00763AE3"/>
    <w:rsid w:val="00763E0F"/>
    <w:rsid w:val="007643C2"/>
    <w:rsid w:val="00764496"/>
    <w:rsid w:val="007668E3"/>
    <w:rsid w:val="007674A1"/>
    <w:rsid w:val="0077081C"/>
    <w:rsid w:val="00772091"/>
    <w:rsid w:val="0077230E"/>
    <w:rsid w:val="007761EF"/>
    <w:rsid w:val="00777043"/>
    <w:rsid w:val="007775D6"/>
    <w:rsid w:val="007818C1"/>
    <w:rsid w:val="007831BE"/>
    <w:rsid w:val="00784E83"/>
    <w:rsid w:val="0079050E"/>
    <w:rsid w:val="0079057D"/>
    <w:rsid w:val="00790D8C"/>
    <w:rsid w:val="00791228"/>
    <w:rsid w:val="00797B43"/>
    <w:rsid w:val="007A1B48"/>
    <w:rsid w:val="007A2D30"/>
    <w:rsid w:val="007A3105"/>
    <w:rsid w:val="007A37BB"/>
    <w:rsid w:val="007A3829"/>
    <w:rsid w:val="007A396D"/>
    <w:rsid w:val="007A4490"/>
    <w:rsid w:val="007A4637"/>
    <w:rsid w:val="007A5A9E"/>
    <w:rsid w:val="007B0F01"/>
    <w:rsid w:val="007B123A"/>
    <w:rsid w:val="007B2D9A"/>
    <w:rsid w:val="007B4A66"/>
    <w:rsid w:val="007B54F0"/>
    <w:rsid w:val="007B5E5E"/>
    <w:rsid w:val="007B7370"/>
    <w:rsid w:val="007C030E"/>
    <w:rsid w:val="007C0666"/>
    <w:rsid w:val="007C19B8"/>
    <w:rsid w:val="007C32E2"/>
    <w:rsid w:val="007C4034"/>
    <w:rsid w:val="007C44BD"/>
    <w:rsid w:val="007C4550"/>
    <w:rsid w:val="007C4EE3"/>
    <w:rsid w:val="007C6887"/>
    <w:rsid w:val="007C6B96"/>
    <w:rsid w:val="007D1AB1"/>
    <w:rsid w:val="007D2F80"/>
    <w:rsid w:val="007D38A4"/>
    <w:rsid w:val="007D44D3"/>
    <w:rsid w:val="007D6E5E"/>
    <w:rsid w:val="007E12BF"/>
    <w:rsid w:val="007E26DB"/>
    <w:rsid w:val="007E3A9D"/>
    <w:rsid w:val="007E57D6"/>
    <w:rsid w:val="007E60BB"/>
    <w:rsid w:val="007F01FE"/>
    <w:rsid w:val="007F0A20"/>
    <w:rsid w:val="007F0C45"/>
    <w:rsid w:val="007F1FBC"/>
    <w:rsid w:val="007F27B5"/>
    <w:rsid w:val="007F38F7"/>
    <w:rsid w:val="007F56C9"/>
    <w:rsid w:val="007F60AF"/>
    <w:rsid w:val="007F68E6"/>
    <w:rsid w:val="00800617"/>
    <w:rsid w:val="00800841"/>
    <w:rsid w:val="00801366"/>
    <w:rsid w:val="008023E5"/>
    <w:rsid w:val="00802C51"/>
    <w:rsid w:val="00804A1E"/>
    <w:rsid w:val="00804A97"/>
    <w:rsid w:val="00805497"/>
    <w:rsid w:val="008058D5"/>
    <w:rsid w:val="0080678E"/>
    <w:rsid w:val="008076DD"/>
    <w:rsid w:val="008077B2"/>
    <w:rsid w:val="00812406"/>
    <w:rsid w:val="008144FE"/>
    <w:rsid w:val="00814896"/>
    <w:rsid w:val="00814A41"/>
    <w:rsid w:val="00815B24"/>
    <w:rsid w:val="00820792"/>
    <w:rsid w:val="00821805"/>
    <w:rsid w:val="00822100"/>
    <w:rsid w:val="00823448"/>
    <w:rsid w:val="008236B4"/>
    <w:rsid w:val="00823B25"/>
    <w:rsid w:val="00824516"/>
    <w:rsid w:val="0082451B"/>
    <w:rsid w:val="00824799"/>
    <w:rsid w:val="008258AF"/>
    <w:rsid w:val="00830723"/>
    <w:rsid w:val="00831BD6"/>
    <w:rsid w:val="008332CF"/>
    <w:rsid w:val="0083367A"/>
    <w:rsid w:val="00833709"/>
    <w:rsid w:val="00833A6C"/>
    <w:rsid w:val="00835CB2"/>
    <w:rsid w:val="0083604C"/>
    <w:rsid w:val="00841245"/>
    <w:rsid w:val="0084230C"/>
    <w:rsid w:val="008424E6"/>
    <w:rsid w:val="00843443"/>
    <w:rsid w:val="00843D82"/>
    <w:rsid w:val="00844269"/>
    <w:rsid w:val="008445FB"/>
    <w:rsid w:val="00844BDF"/>
    <w:rsid w:val="0084634F"/>
    <w:rsid w:val="0084681B"/>
    <w:rsid w:val="0084717B"/>
    <w:rsid w:val="00850AC2"/>
    <w:rsid w:val="00850B13"/>
    <w:rsid w:val="00850BFC"/>
    <w:rsid w:val="00854545"/>
    <w:rsid w:val="008549DF"/>
    <w:rsid w:val="00854E6F"/>
    <w:rsid w:val="00855627"/>
    <w:rsid w:val="00856885"/>
    <w:rsid w:val="0085698B"/>
    <w:rsid w:val="00857652"/>
    <w:rsid w:val="00861992"/>
    <w:rsid w:val="00861BE0"/>
    <w:rsid w:val="00862676"/>
    <w:rsid w:val="00863B7E"/>
    <w:rsid w:val="00866553"/>
    <w:rsid w:val="0087123F"/>
    <w:rsid w:val="008720D9"/>
    <w:rsid w:val="00873C14"/>
    <w:rsid w:val="00880518"/>
    <w:rsid w:val="00880E0F"/>
    <w:rsid w:val="0088265E"/>
    <w:rsid w:val="00882FFB"/>
    <w:rsid w:val="00883404"/>
    <w:rsid w:val="00883830"/>
    <w:rsid w:val="008838FE"/>
    <w:rsid w:val="00883FDB"/>
    <w:rsid w:val="008867D0"/>
    <w:rsid w:val="008906AA"/>
    <w:rsid w:val="00890D16"/>
    <w:rsid w:val="008918AE"/>
    <w:rsid w:val="008930CF"/>
    <w:rsid w:val="00893147"/>
    <w:rsid w:val="00894732"/>
    <w:rsid w:val="0089590D"/>
    <w:rsid w:val="00896B20"/>
    <w:rsid w:val="00897068"/>
    <w:rsid w:val="008978AD"/>
    <w:rsid w:val="00897D97"/>
    <w:rsid w:val="008A2045"/>
    <w:rsid w:val="008A238A"/>
    <w:rsid w:val="008A6003"/>
    <w:rsid w:val="008B258F"/>
    <w:rsid w:val="008B47F9"/>
    <w:rsid w:val="008B5472"/>
    <w:rsid w:val="008C0E90"/>
    <w:rsid w:val="008C1862"/>
    <w:rsid w:val="008C280A"/>
    <w:rsid w:val="008C4853"/>
    <w:rsid w:val="008C4DDC"/>
    <w:rsid w:val="008C58D4"/>
    <w:rsid w:val="008D0BD7"/>
    <w:rsid w:val="008D0D68"/>
    <w:rsid w:val="008D1B6C"/>
    <w:rsid w:val="008D2CF1"/>
    <w:rsid w:val="008D5BB1"/>
    <w:rsid w:val="008D6693"/>
    <w:rsid w:val="008D6898"/>
    <w:rsid w:val="008E0BDE"/>
    <w:rsid w:val="008E3C70"/>
    <w:rsid w:val="008E42E2"/>
    <w:rsid w:val="008E4368"/>
    <w:rsid w:val="008E45F2"/>
    <w:rsid w:val="008E558B"/>
    <w:rsid w:val="008E5701"/>
    <w:rsid w:val="008E5914"/>
    <w:rsid w:val="008F1CDE"/>
    <w:rsid w:val="008F1F85"/>
    <w:rsid w:val="008F373E"/>
    <w:rsid w:val="008F4211"/>
    <w:rsid w:val="008F6217"/>
    <w:rsid w:val="0090003A"/>
    <w:rsid w:val="0090028A"/>
    <w:rsid w:val="009005F3"/>
    <w:rsid w:val="00900E7B"/>
    <w:rsid w:val="00901BA4"/>
    <w:rsid w:val="009023B3"/>
    <w:rsid w:val="00902C6E"/>
    <w:rsid w:val="00902DB7"/>
    <w:rsid w:val="00905E22"/>
    <w:rsid w:val="00906096"/>
    <w:rsid w:val="009067D5"/>
    <w:rsid w:val="009068F2"/>
    <w:rsid w:val="00906AC4"/>
    <w:rsid w:val="00910C17"/>
    <w:rsid w:val="00910C3C"/>
    <w:rsid w:val="00911714"/>
    <w:rsid w:val="009118DA"/>
    <w:rsid w:val="009127FB"/>
    <w:rsid w:val="00912C1C"/>
    <w:rsid w:val="0091518A"/>
    <w:rsid w:val="00915582"/>
    <w:rsid w:val="0091742F"/>
    <w:rsid w:val="0091798A"/>
    <w:rsid w:val="00921E1A"/>
    <w:rsid w:val="00922D9C"/>
    <w:rsid w:val="00923A08"/>
    <w:rsid w:val="00925506"/>
    <w:rsid w:val="00925FA9"/>
    <w:rsid w:val="0092658F"/>
    <w:rsid w:val="00927259"/>
    <w:rsid w:val="009311F5"/>
    <w:rsid w:val="00931C54"/>
    <w:rsid w:val="0093202F"/>
    <w:rsid w:val="009321AA"/>
    <w:rsid w:val="009359A8"/>
    <w:rsid w:val="00936614"/>
    <w:rsid w:val="00936E00"/>
    <w:rsid w:val="009373ED"/>
    <w:rsid w:val="0093750B"/>
    <w:rsid w:val="009407C7"/>
    <w:rsid w:val="009414E7"/>
    <w:rsid w:val="009434DF"/>
    <w:rsid w:val="00943F67"/>
    <w:rsid w:val="00944334"/>
    <w:rsid w:val="00945026"/>
    <w:rsid w:val="009452B1"/>
    <w:rsid w:val="00945CEB"/>
    <w:rsid w:val="0095476A"/>
    <w:rsid w:val="00954DA1"/>
    <w:rsid w:val="00954FA6"/>
    <w:rsid w:val="00955085"/>
    <w:rsid w:val="00956AA6"/>
    <w:rsid w:val="00957AB7"/>
    <w:rsid w:val="009602CC"/>
    <w:rsid w:val="009615BE"/>
    <w:rsid w:val="00961757"/>
    <w:rsid w:val="00961D4E"/>
    <w:rsid w:val="00963389"/>
    <w:rsid w:val="00964B56"/>
    <w:rsid w:val="00966193"/>
    <w:rsid w:val="00966A01"/>
    <w:rsid w:val="009715F9"/>
    <w:rsid w:val="00971BBE"/>
    <w:rsid w:val="00973CBD"/>
    <w:rsid w:val="00973E97"/>
    <w:rsid w:val="00974322"/>
    <w:rsid w:val="00974856"/>
    <w:rsid w:val="00974E19"/>
    <w:rsid w:val="00974E7F"/>
    <w:rsid w:val="00977DC4"/>
    <w:rsid w:val="00980149"/>
    <w:rsid w:val="009808D3"/>
    <w:rsid w:val="00980A1D"/>
    <w:rsid w:val="0098224E"/>
    <w:rsid w:val="0098365F"/>
    <w:rsid w:val="0098377C"/>
    <w:rsid w:val="00991016"/>
    <w:rsid w:val="0099226B"/>
    <w:rsid w:val="009923CE"/>
    <w:rsid w:val="00992833"/>
    <w:rsid w:val="00992BA8"/>
    <w:rsid w:val="009938F2"/>
    <w:rsid w:val="00993D21"/>
    <w:rsid w:val="009963EE"/>
    <w:rsid w:val="00996EBE"/>
    <w:rsid w:val="009A0541"/>
    <w:rsid w:val="009A2AA8"/>
    <w:rsid w:val="009A3154"/>
    <w:rsid w:val="009A49FA"/>
    <w:rsid w:val="009A5AE7"/>
    <w:rsid w:val="009A68AF"/>
    <w:rsid w:val="009B1E44"/>
    <w:rsid w:val="009B3997"/>
    <w:rsid w:val="009B50F6"/>
    <w:rsid w:val="009B5573"/>
    <w:rsid w:val="009B6263"/>
    <w:rsid w:val="009B79A3"/>
    <w:rsid w:val="009B7B3B"/>
    <w:rsid w:val="009C0353"/>
    <w:rsid w:val="009C1901"/>
    <w:rsid w:val="009C457E"/>
    <w:rsid w:val="009C512F"/>
    <w:rsid w:val="009C5840"/>
    <w:rsid w:val="009C5D7C"/>
    <w:rsid w:val="009C71E8"/>
    <w:rsid w:val="009D1F2C"/>
    <w:rsid w:val="009D3E9C"/>
    <w:rsid w:val="009D537C"/>
    <w:rsid w:val="009D54D3"/>
    <w:rsid w:val="009D5512"/>
    <w:rsid w:val="009D689A"/>
    <w:rsid w:val="009D730B"/>
    <w:rsid w:val="009D7828"/>
    <w:rsid w:val="009D7963"/>
    <w:rsid w:val="009D7A91"/>
    <w:rsid w:val="009E1279"/>
    <w:rsid w:val="009E14D7"/>
    <w:rsid w:val="009E18C9"/>
    <w:rsid w:val="009E2348"/>
    <w:rsid w:val="009E420C"/>
    <w:rsid w:val="009E4F3B"/>
    <w:rsid w:val="009E4F7F"/>
    <w:rsid w:val="009E55EB"/>
    <w:rsid w:val="009E59D8"/>
    <w:rsid w:val="009F0200"/>
    <w:rsid w:val="009F271D"/>
    <w:rsid w:val="009F2D72"/>
    <w:rsid w:val="009F4F87"/>
    <w:rsid w:val="009F66E2"/>
    <w:rsid w:val="009F6DBF"/>
    <w:rsid w:val="009F7BBC"/>
    <w:rsid w:val="00A01DEE"/>
    <w:rsid w:val="00A02BC4"/>
    <w:rsid w:val="00A033ED"/>
    <w:rsid w:val="00A03777"/>
    <w:rsid w:val="00A057A9"/>
    <w:rsid w:val="00A062D5"/>
    <w:rsid w:val="00A0765E"/>
    <w:rsid w:val="00A107C0"/>
    <w:rsid w:val="00A11010"/>
    <w:rsid w:val="00A112CF"/>
    <w:rsid w:val="00A124E6"/>
    <w:rsid w:val="00A134C1"/>
    <w:rsid w:val="00A14650"/>
    <w:rsid w:val="00A147A8"/>
    <w:rsid w:val="00A174E4"/>
    <w:rsid w:val="00A17B00"/>
    <w:rsid w:val="00A203E1"/>
    <w:rsid w:val="00A2228D"/>
    <w:rsid w:val="00A22A4C"/>
    <w:rsid w:val="00A242F1"/>
    <w:rsid w:val="00A2456E"/>
    <w:rsid w:val="00A257DB"/>
    <w:rsid w:val="00A2640E"/>
    <w:rsid w:val="00A26B73"/>
    <w:rsid w:val="00A30AAA"/>
    <w:rsid w:val="00A321FD"/>
    <w:rsid w:val="00A33755"/>
    <w:rsid w:val="00A34F70"/>
    <w:rsid w:val="00A35AB2"/>
    <w:rsid w:val="00A3750F"/>
    <w:rsid w:val="00A37CB3"/>
    <w:rsid w:val="00A40EB8"/>
    <w:rsid w:val="00A4301E"/>
    <w:rsid w:val="00A44664"/>
    <w:rsid w:val="00A446B1"/>
    <w:rsid w:val="00A456DC"/>
    <w:rsid w:val="00A47BC1"/>
    <w:rsid w:val="00A523F6"/>
    <w:rsid w:val="00A525DE"/>
    <w:rsid w:val="00A53670"/>
    <w:rsid w:val="00A5439F"/>
    <w:rsid w:val="00A54F83"/>
    <w:rsid w:val="00A5565E"/>
    <w:rsid w:val="00A556D3"/>
    <w:rsid w:val="00A6096B"/>
    <w:rsid w:val="00A61359"/>
    <w:rsid w:val="00A615DD"/>
    <w:rsid w:val="00A61E3C"/>
    <w:rsid w:val="00A65F62"/>
    <w:rsid w:val="00A666A9"/>
    <w:rsid w:val="00A67753"/>
    <w:rsid w:val="00A67CF4"/>
    <w:rsid w:val="00A705B9"/>
    <w:rsid w:val="00A70E3C"/>
    <w:rsid w:val="00A71E0A"/>
    <w:rsid w:val="00A71F2B"/>
    <w:rsid w:val="00A71F42"/>
    <w:rsid w:val="00A73586"/>
    <w:rsid w:val="00A73D9E"/>
    <w:rsid w:val="00A74D36"/>
    <w:rsid w:val="00A76354"/>
    <w:rsid w:val="00A76873"/>
    <w:rsid w:val="00A7695B"/>
    <w:rsid w:val="00A76C69"/>
    <w:rsid w:val="00A806B8"/>
    <w:rsid w:val="00A814B4"/>
    <w:rsid w:val="00A8253D"/>
    <w:rsid w:val="00A8344F"/>
    <w:rsid w:val="00A84FC2"/>
    <w:rsid w:val="00A87D65"/>
    <w:rsid w:val="00A91F90"/>
    <w:rsid w:val="00A9213F"/>
    <w:rsid w:val="00A92189"/>
    <w:rsid w:val="00A92D04"/>
    <w:rsid w:val="00A95A5C"/>
    <w:rsid w:val="00AA1ADC"/>
    <w:rsid w:val="00AA2D6C"/>
    <w:rsid w:val="00AA38AE"/>
    <w:rsid w:val="00AA3D4E"/>
    <w:rsid w:val="00AA4A2A"/>
    <w:rsid w:val="00AA4C5E"/>
    <w:rsid w:val="00AA5592"/>
    <w:rsid w:val="00AA73F9"/>
    <w:rsid w:val="00AB11D0"/>
    <w:rsid w:val="00AB3377"/>
    <w:rsid w:val="00AC23BB"/>
    <w:rsid w:val="00AC2463"/>
    <w:rsid w:val="00AC34ED"/>
    <w:rsid w:val="00AC37E4"/>
    <w:rsid w:val="00AC4BE4"/>
    <w:rsid w:val="00AC5A4B"/>
    <w:rsid w:val="00AC643A"/>
    <w:rsid w:val="00AC68E7"/>
    <w:rsid w:val="00AC78B4"/>
    <w:rsid w:val="00AC7A5E"/>
    <w:rsid w:val="00AC7CA0"/>
    <w:rsid w:val="00AD074F"/>
    <w:rsid w:val="00AD0D6B"/>
    <w:rsid w:val="00AD3C07"/>
    <w:rsid w:val="00AD42D0"/>
    <w:rsid w:val="00AD497C"/>
    <w:rsid w:val="00AD4E9E"/>
    <w:rsid w:val="00AD5E18"/>
    <w:rsid w:val="00AD62E1"/>
    <w:rsid w:val="00AD72D1"/>
    <w:rsid w:val="00AE028C"/>
    <w:rsid w:val="00AE0703"/>
    <w:rsid w:val="00AE2A64"/>
    <w:rsid w:val="00AE3403"/>
    <w:rsid w:val="00AE34FB"/>
    <w:rsid w:val="00AE3EDC"/>
    <w:rsid w:val="00AE6A81"/>
    <w:rsid w:val="00AE7051"/>
    <w:rsid w:val="00AE7E4A"/>
    <w:rsid w:val="00AF0ACD"/>
    <w:rsid w:val="00AF1B3F"/>
    <w:rsid w:val="00AF34AA"/>
    <w:rsid w:val="00AF58BA"/>
    <w:rsid w:val="00AF627B"/>
    <w:rsid w:val="00AF68C8"/>
    <w:rsid w:val="00AF6F6F"/>
    <w:rsid w:val="00B00410"/>
    <w:rsid w:val="00B02E9E"/>
    <w:rsid w:val="00B034E6"/>
    <w:rsid w:val="00B05859"/>
    <w:rsid w:val="00B05F38"/>
    <w:rsid w:val="00B062F2"/>
    <w:rsid w:val="00B07DD6"/>
    <w:rsid w:val="00B105E6"/>
    <w:rsid w:val="00B10EB8"/>
    <w:rsid w:val="00B11A7F"/>
    <w:rsid w:val="00B12B6D"/>
    <w:rsid w:val="00B12DDC"/>
    <w:rsid w:val="00B135A1"/>
    <w:rsid w:val="00B13876"/>
    <w:rsid w:val="00B141DD"/>
    <w:rsid w:val="00B14E40"/>
    <w:rsid w:val="00B17A66"/>
    <w:rsid w:val="00B2141D"/>
    <w:rsid w:val="00B2404C"/>
    <w:rsid w:val="00B262DA"/>
    <w:rsid w:val="00B26615"/>
    <w:rsid w:val="00B26FCC"/>
    <w:rsid w:val="00B27389"/>
    <w:rsid w:val="00B27B4E"/>
    <w:rsid w:val="00B30ABD"/>
    <w:rsid w:val="00B33A97"/>
    <w:rsid w:val="00B34279"/>
    <w:rsid w:val="00B35C51"/>
    <w:rsid w:val="00B35D67"/>
    <w:rsid w:val="00B401D4"/>
    <w:rsid w:val="00B43707"/>
    <w:rsid w:val="00B4397E"/>
    <w:rsid w:val="00B43C86"/>
    <w:rsid w:val="00B455E9"/>
    <w:rsid w:val="00B45FC9"/>
    <w:rsid w:val="00B467E6"/>
    <w:rsid w:val="00B47066"/>
    <w:rsid w:val="00B50498"/>
    <w:rsid w:val="00B52829"/>
    <w:rsid w:val="00B53956"/>
    <w:rsid w:val="00B53A75"/>
    <w:rsid w:val="00B53B71"/>
    <w:rsid w:val="00B5469F"/>
    <w:rsid w:val="00B55921"/>
    <w:rsid w:val="00B570B9"/>
    <w:rsid w:val="00B57348"/>
    <w:rsid w:val="00B576EE"/>
    <w:rsid w:val="00B60681"/>
    <w:rsid w:val="00B61D90"/>
    <w:rsid w:val="00B6268A"/>
    <w:rsid w:val="00B62DB2"/>
    <w:rsid w:val="00B63D18"/>
    <w:rsid w:val="00B64BEA"/>
    <w:rsid w:val="00B65318"/>
    <w:rsid w:val="00B65371"/>
    <w:rsid w:val="00B65725"/>
    <w:rsid w:val="00B65C6D"/>
    <w:rsid w:val="00B66D22"/>
    <w:rsid w:val="00B701A7"/>
    <w:rsid w:val="00B706D4"/>
    <w:rsid w:val="00B70C28"/>
    <w:rsid w:val="00B718B7"/>
    <w:rsid w:val="00B71D59"/>
    <w:rsid w:val="00B7342D"/>
    <w:rsid w:val="00B74A68"/>
    <w:rsid w:val="00B75272"/>
    <w:rsid w:val="00B7609D"/>
    <w:rsid w:val="00B76115"/>
    <w:rsid w:val="00B76885"/>
    <w:rsid w:val="00B77E48"/>
    <w:rsid w:val="00B80ABD"/>
    <w:rsid w:val="00B832A2"/>
    <w:rsid w:val="00B83A01"/>
    <w:rsid w:val="00B8541F"/>
    <w:rsid w:val="00B857A6"/>
    <w:rsid w:val="00B86136"/>
    <w:rsid w:val="00B865B0"/>
    <w:rsid w:val="00B86963"/>
    <w:rsid w:val="00B9012B"/>
    <w:rsid w:val="00B90D9A"/>
    <w:rsid w:val="00B959E2"/>
    <w:rsid w:val="00B96DA7"/>
    <w:rsid w:val="00BA00E2"/>
    <w:rsid w:val="00BA0F2F"/>
    <w:rsid w:val="00BA220E"/>
    <w:rsid w:val="00BA23E8"/>
    <w:rsid w:val="00BA2C94"/>
    <w:rsid w:val="00BA36FE"/>
    <w:rsid w:val="00BA3B1A"/>
    <w:rsid w:val="00BA3CBB"/>
    <w:rsid w:val="00BA6098"/>
    <w:rsid w:val="00BA7818"/>
    <w:rsid w:val="00BB0425"/>
    <w:rsid w:val="00BB0E5A"/>
    <w:rsid w:val="00BB135D"/>
    <w:rsid w:val="00BB4B08"/>
    <w:rsid w:val="00BB660E"/>
    <w:rsid w:val="00BB7719"/>
    <w:rsid w:val="00BB7B84"/>
    <w:rsid w:val="00BC04F1"/>
    <w:rsid w:val="00BC1294"/>
    <w:rsid w:val="00BC2BEA"/>
    <w:rsid w:val="00BC30DA"/>
    <w:rsid w:val="00BC3F7D"/>
    <w:rsid w:val="00BC439E"/>
    <w:rsid w:val="00BC5637"/>
    <w:rsid w:val="00BC7696"/>
    <w:rsid w:val="00BC7F27"/>
    <w:rsid w:val="00BC7F8C"/>
    <w:rsid w:val="00BD1604"/>
    <w:rsid w:val="00BD229E"/>
    <w:rsid w:val="00BD3752"/>
    <w:rsid w:val="00BD4484"/>
    <w:rsid w:val="00BD44FC"/>
    <w:rsid w:val="00BD48CB"/>
    <w:rsid w:val="00BD4E6B"/>
    <w:rsid w:val="00BD644A"/>
    <w:rsid w:val="00BD64D6"/>
    <w:rsid w:val="00BE17CC"/>
    <w:rsid w:val="00BE1C16"/>
    <w:rsid w:val="00BE1E7B"/>
    <w:rsid w:val="00BE2661"/>
    <w:rsid w:val="00BE344D"/>
    <w:rsid w:val="00BE4A9C"/>
    <w:rsid w:val="00BE6ED0"/>
    <w:rsid w:val="00BE6FF7"/>
    <w:rsid w:val="00BE72DD"/>
    <w:rsid w:val="00BE7F9E"/>
    <w:rsid w:val="00BF01BA"/>
    <w:rsid w:val="00BF1085"/>
    <w:rsid w:val="00BF1122"/>
    <w:rsid w:val="00BF1BCB"/>
    <w:rsid w:val="00BF28F6"/>
    <w:rsid w:val="00BF426F"/>
    <w:rsid w:val="00BF5CD8"/>
    <w:rsid w:val="00BF71AF"/>
    <w:rsid w:val="00BF75BC"/>
    <w:rsid w:val="00C04363"/>
    <w:rsid w:val="00C0585C"/>
    <w:rsid w:val="00C0781D"/>
    <w:rsid w:val="00C07E6D"/>
    <w:rsid w:val="00C1188E"/>
    <w:rsid w:val="00C126EC"/>
    <w:rsid w:val="00C128F6"/>
    <w:rsid w:val="00C14E9E"/>
    <w:rsid w:val="00C15C9C"/>
    <w:rsid w:val="00C1690A"/>
    <w:rsid w:val="00C2305C"/>
    <w:rsid w:val="00C23611"/>
    <w:rsid w:val="00C23B82"/>
    <w:rsid w:val="00C23F4A"/>
    <w:rsid w:val="00C25350"/>
    <w:rsid w:val="00C25AD8"/>
    <w:rsid w:val="00C279AA"/>
    <w:rsid w:val="00C30676"/>
    <w:rsid w:val="00C32772"/>
    <w:rsid w:val="00C34777"/>
    <w:rsid w:val="00C34C17"/>
    <w:rsid w:val="00C35280"/>
    <w:rsid w:val="00C353A1"/>
    <w:rsid w:val="00C35909"/>
    <w:rsid w:val="00C368FD"/>
    <w:rsid w:val="00C40829"/>
    <w:rsid w:val="00C4269E"/>
    <w:rsid w:val="00C43382"/>
    <w:rsid w:val="00C44938"/>
    <w:rsid w:val="00C47F3D"/>
    <w:rsid w:val="00C51AA8"/>
    <w:rsid w:val="00C540FD"/>
    <w:rsid w:val="00C545FA"/>
    <w:rsid w:val="00C54C83"/>
    <w:rsid w:val="00C55E76"/>
    <w:rsid w:val="00C56424"/>
    <w:rsid w:val="00C568D5"/>
    <w:rsid w:val="00C60180"/>
    <w:rsid w:val="00C601BA"/>
    <w:rsid w:val="00C609CF"/>
    <w:rsid w:val="00C60B22"/>
    <w:rsid w:val="00C6237C"/>
    <w:rsid w:val="00C6299A"/>
    <w:rsid w:val="00C631B7"/>
    <w:rsid w:val="00C638D7"/>
    <w:rsid w:val="00C64F2A"/>
    <w:rsid w:val="00C65973"/>
    <w:rsid w:val="00C65B97"/>
    <w:rsid w:val="00C67DB8"/>
    <w:rsid w:val="00C70A17"/>
    <w:rsid w:val="00C71810"/>
    <w:rsid w:val="00C718D5"/>
    <w:rsid w:val="00C71B4C"/>
    <w:rsid w:val="00C71F7D"/>
    <w:rsid w:val="00C729C1"/>
    <w:rsid w:val="00C72B37"/>
    <w:rsid w:val="00C73809"/>
    <w:rsid w:val="00C7416C"/>
    <w:rsid w:val="00C7434A"/>
    <w:rsid w:val="00C74371"/>
    <w:rsid w:val="00C765E7"/>
    <w:rsid w:val="00C8156F"/>
    <w:rsid w:val="00C81B2B"/>
    <w:rsid w:val="00C81FCE"/>
    <w:rsid w:val="00C82E29"/>
    <w:rsid w:val="00C865BC"/>
    <w:rsid w:val="00C86D99"/>
    <w:rsid w:val="00C900C0"/>
    <w:rsid w:val="00C9158D"/>
    <w:rsid w:val="00C9291E"/>
    <w:rsid w:val="00C9397C"/>
    <w:rsid w:val="00C95898"/>
    <w:rsid w:val="00CA0EDF"/>
    <w:rsid w:val="00CA12CF"/>
    <w:rsid w:val="00CA33A6"/>
    <w:rsid w:val="00CA5654"/>
    <w:rsid w:val="00CA6D97"/>
    <w:rsid w:val="00CA7AC2"/>
    <w:rsid w:val="00CA7AEE"/>
    <w:rsid w:val="00CB3100"/>
    <w:rsid w:val="00CB3294"/>
    <w:rsid w:val="00CB345A"/>
    <w:rsid w:val="00CB5BC4"/>
    <w:rsid w:val="00CB5C77"/>
    <w:rsid w:val="00CB6706"/>
    <w:rsid w:val="00CC263E"/>
    <w:rsid w:val="00CC36A0"/>
    <w:rsid w:val="00CD0996"/>
    <w:rsid w:val="00CD3AE6"/>
    <w:rsid w:val="00CD5F53"/>
    <w:rsid w:val="00CD7BB8"/>
    <w:rsid w:val="00CE0F64"/>
    <w:rsid w:val="00CE14B8"/>
    <w:rsid w:val="00CE1B6D"/>
    <w:rsid w:val="00CE37FA"/>
    <w:rsid w:val="00CE55FC"/>
    <w:rsid w:val="00CE58A6"/>
    <w:rsid w:val="00CE5F6B"/>
    <w:rsid w:val="00CE608E"/>
    <w:rsid w:val="00CE7736"/>
    <w:rsid w:val="00CF399E"/>
    <w:rsid w:val="00CF6730"/>
    <w:rsid w:val="00D00867"/>
    <w:rsid w:val="00D01DFB"/>
    <w:rsid w:val="00D02B0C"/>
    <w:rsid w:val="00D03A7F"/>
    <w:rsid w:val="00D03DC4"/>
    <w:rsid w:val="00D03E31"/>
    <w:rsid w:val="00D04FAC"/>
    <w:rsid w:val="00D11247"/>
    <w:rsid w:val="00D1452F"/>
    <w:rsid w:val="00D14F14"/>
    <w:rsid w:val="00D158A6"/>
    <w:rsid w:val="00D17545"/>
    <w:rsid w:val="00D1781C"/>
    <w:rsid w:val="00D2075F"/>
    <w:rsid w:val="00D24312"/>
    <w:rsid w:val="00D2528A"/>
    <w:rsid w:val="00D254BB"/>
    <w:rsid w:val="00D257B7"/>
    <w:rsid w:val="00D26F43"/>
    <w:rsid w:val="00D30846"/>
    <w:rsid w:val="00D3267F"/>
    <w:rsid w:val="00D330AB"/>
    <w:rsid w:val="00D33331"/>
    <w:rsid w:val="00D34398"/>
    <w:rsid w:val="00D34BBC"/>
    <w:rsid w:val="00D360F0"/>
    <w:rsid w:val="00D369AE"/>
    <w:rsid w:val="00D4050A"/>
    <w:rsid w:val="00D408F2"/>
    <w:rsid w:val="00D41300"/>
    <w:rsid w:val="00D42947"/>
    <w:rsid w:val="00D446FA"/>
    <w:rsid w:val="00D455EE"/>
    <w:rsid w:val="00D46A6C"/>
    <w:rsid w:val="00D47C07"/>
    <w:rsid w:val="00D508B0"/>
    <w:rsid w:val="00D510E1"/>
    <w:rsid w:val="00D52D5E"/>
    <w:rsid w:val="00D54016"/>
    <w:rsid w:val="00D5506F"/>
    <w:rsid w:val="00D56487"/>
    <w:rsid w:val="00D60AE4"/>
    <w:rsid w:val="00D60D4C"/>
    <w:rsid w:val="00D61DDD"/>
    <w:rsid w:val="00D6205E"/>
    <w:rsid w:val="00D629E5"/>
    <w:rsid w:val="00D63A61"/>
    <w:rsid w:val="00D655A3"/>
    <w:rsid w:val="00D65CF7"/>
    <w:rsid w:val="00D65EC6"/>
    <w:rsid w:val="00D665F6"/>
    <w:rsid w:val="00D67AF5"/>
    <w:rsid w:val="00D70FBB"/>
    <w:rsid w:val="00D72713"/>
    <w:rsid w:val="00D74171"/>
    <w:rsid w:val="00D74680"/>
    <w:rsid w:val="00D7472A"/>
    <w:rsid w:val="00D74AA0"/>
    <w:rsid w:val="00D755D2"/>
    <w:rsid w:val="00D77437"/>
    <w:rsid w:val="00D80398"/>
    <w:rsid w:val="00D8072B"/>
    <w:rsid w:val="00D81B7C"/>
    <w:rsid w:val="00D83CE7"/>
    <w:rsid w:val="00D856AE"/>
    <w:rsid w:val="00D86305"/>
    <w:rsid w:val="00D9096E"/>
    <w:rsid w:val="00D91D2F"/>
    <w:rsid w:val="00D948D6"/>
    <w:rsid w:val="00D95397"/>
    <w:rsid w:val="00D953BA"/>
    <w:rsid w:val="00D9680F"/>
    <w:rsid w:val="00D96DEA"/>
    <w:rsid w:val="00D96E0C"/>
    <w:rsid w:val="00D97FE1"/>
    <w:rsid w:val="00DA1AA6"/>
    <w:rsid w:val="00DA2B41"/>
    <w:rsid w:val="00DA3499"/>
    <w:rsid w:val="00DA39FF"/>
    <w:rsid w:val="00DA6E9E"/>
    <w:rsid w:val="00DA7231"/>
    <w:rsid w:val="00DA7704"/>
    <w:rsid w:val="00DB26AC"/>
    <w:rsid w:val="00DB3EF8"/>
    <w:rsid w:val="00DB4BCD"/>
    <w:rsid w:val="00DB718D"/>
    <w:rsid w:val="00DC04A8"/>
    <w:rsid w:val="00DC0603"/>
    <w:rsid w:val="00DC1BE8"/>
    <w:rsid w:val="00DC1E53"/>
    <w:rsid w:val="00DC2F70"/>
    <w:rsid w:val="00DC3822"/>
    <w:rsid w:val="00DC5719"/>
    <w:rsid w:val="00DC6A3C"/>
    <w:rsid w:val="00DC75EA"/>
    <w:rsid w:val="00DD006F"/>
    <w:rsid w:val="00DD1B75"/>
    <w:rsid w:val="00DD1E3E"/>
    <w:rsid w:val="00DD24A8"/>
    <w:rsid w:val="00DD40B3"/>
    <w:rsid w:val="00DD40B4"/>
    <w:rsid w:val="00DD40F9"/>
    <w:rsid w:val="00DE17CD"/>
    <w:rsid w:val="00DE314E"/>
    <w:rsid w:val="00DE3C7D"/>
    <w:rsid w:val="00DE3F8E"/>
    <w:rsid w:val="00DE410B"/>
    <w:rsid w:val="00DE4597"/>
    <w:rsid w:val="00DE4B89"/>
    <w:rsid w:val="00DE5159"/>
    <w:rsid w:val="00DE58AF"/>
    <w:rsid w:val="00DE602E"/>
    <w:rsid w:val="00DE60D9"/>
    <w:rsid w:val="00DE6C1C"/>
    <w:rsid w:val="00DF3438"/>
    <w:rsid w:val="00DF3D1A"/>
    <w:rsid w:val="00DF40FB"/>
    <w:rsid w:val="00DF4994"/>
    <w:rsid w:val="00DF4F7D"/>
    <w:rsid w:val="00DF64D0"/>
    <w:rsid w:val="00DF7848"/>
    <w:rsid w:val="00E00A82"/>
    <w:rsid w:val="00E01E2D"/>
    <w:rsid w:val="00E028FD"/>
    <w:rsid w:val="00E030F8"/>
    <w:rsid w:val="00E03A09"/>
    <w:rsid w:val="00E03DC3"/>
    <w:rsid w:val="00E0452A"/>
    <w:rsid w:val="00E102FB"/>
    <w:rsid w:val="00E105C7"/>
    <w:rsid w:val="00E107B8"/>
    <w:rsid w:val="00E12E7F"/>
    <w:rsid w:val="00E21F2E"/>
    <w:rsid w:val="00E2216F"/>
    <w:rsid w:val="00E2323A"/>
    <w:rsid w:val="00E24044"/>
    <w:rsid w:val="00E260E8"/>
    <w:rsid w:val="00E270E4"/>
    <w:rsid w:val="00E30735"/>
    <w:rsid w:val="00E308FA"/>
    <w:rsid w:val="00E30A69"/>
    <w:rsid w:val="00E31178"/>
    <w:rsid w:val="00E32D8C"/>
    <w:rsid w:val="00E3389C"/>
    <w:rsid w:val="00E33DEF"/>
    <w:rsid w:val="00E34147"/>
    <w:rsid w:val="00E347B0"/>
    <w:rsid w:val="00E3717A"/>
    <w:rsid w:val="00E40FC6"/>
    <w:rsid w:val="00E413A0"/>
    <w:rsid w:val="00E41B59"/>
    <w:rsid w:val="00E41FCB"/>
    <w:rsid w:val="00E42A86"/>
    <w:rsid w:val="00E4373E"/>
    <w:rsid w:val="00E43BA8"/>
    <w:rsid w:val="00E444DF"/>
    <w:rsid w:val="00E4536E"/>
    <w:rsid w:val="00E46004"/>
    <w:rsid w:val="00E51846"/>
    <w:rsid w:val="00E51AF8"/>
    <w:rsid w:val="00E52DC5"/>
    <w:rsid w:val="00E52F82"/>
    <w:rsid w:val="00E53670"/>
    <w:rsid w:val="00E548BA"/>
    <w:rsid w:val="00E54DF5"/>
    <w:rsid w:val="00E5566E"/>
    <w:rsid w:val="00E5571E"/>
    <w:rsid w:val="00E57A59"/>
    <w:rsid w:val="00E601F0"/>
    <w:rsid w:val="00E602C1"/>
    <w:rsid w:val="00E60532"/>
    <w:rsid w:val="00E60A00"/>
    <w:rsid w:val="00E61886"/>
    <w:rsid w:val="00E6289D"/>
    <w:rsid w:val="00E63AA9"/>
    <w:rsid w:val="00E643BF"/>
    <w:rsid w:val="00E6490C"/>
    <w:rsid w:val="00E664FB"/>
    <w:rsid w:val="00E671B9"/>
    <w:rsid w:val="00E67230"/>
    <w:rsid w:val="00E71696"/>
    <w:rsid w:val="00E71A76"/>
    <w:rsid w:val="00E71F2E"/>
    <w:rsid w:val="00E72366"/>
    <w:rsid w:val="00E72E11"/>
    <w:rsid w:val="00E7419F"/>
    <w:rsid w:val="00E752DA"/>
    <w:rsid w:val="00E76074"/>
    <w:rsid w:val="00E7794A"/>
    <w:rsid w:val="00E80B50"/>
    <w:rsid w:val="00E849F8"/>
    <w:rsid w:val="00E84EBC"/>
    <w:rsid w:val="00E85664"/>
    <w:rsid w:val="00E8625E"/>
    <w:rsid w:val="00E879A8"/>
    <w:rsid w:val="00E9139B"/>
    <w:rsid w:val="00E925E6"/>
    <w:rsid w:val="00E926B5"/>
    <w:rsid w:val="00E92A8B"/>
    <w:rsid w:val="00E933EF"/>
    <w:rsid w:val="00E93854"/>
    <w:rsid w:val="00E94AA8"/>
    <w:rsid w:val="00E95782"/>
    <w:rsid w:val="00E97D72"/>
    <w:rsid w:val="00EA02C1"/>
    <w:rsid w:val="00EA0CEE"/>
    <w:rsid w:val="00EA10B3"/>
    <w:rsid w:val="00EA178B"/>
    <w:rsid w:val="00EA2A60"/>
    <w:rsid w:val="00EA2F98"/>
    <w:rsid w:val="00EA4CE5"/>
    <w:rsid w:val="00EB0B9E"/>
    <w:rsid w:val="00EB2E93"/>
    <w:rsid w:val="00EB3780"/>
    <w:rsid w:val="00EB393D"/>
    <w:rsid w:val="00EB3D23"/>
    <w:rsid w:val="00EB5662"/>
    <w:rsid w:val="00EB7065"/>
    <w:rsid w:val="00EC0989"/>
    <w:rsid w:val="00EC16E1"/>
    <w:rsid w:val="00EC2243"/>
    <w:rsid w:val="00EC430D"/>
    <w:rsid w:val="00EC48EF"/>
    <w:rsid w:val="00EC56A5"/>
    <w:rsid w:val="00EC606B"/>
    <w:rsid w:val="00EC725B"/>
    <w:rsid w:val="00ED0D50"/>
    <w:rsid w:val="00ED1239"/>
    <w:rsid w:val="00ED14C8"/>
    <w:rsid w:val="00ED40EF"/>
    <w:rsid w:val="00ED44FF"/>
    <w:rsid w:val="00ED5DFF"/>
    <w:rsid w:val="00ED66A7"/>
    <w:rsid w:val="00ED70F2"/>
    <w:rsid w:val="00EE1DDA"/>
    <w:rsid w:val="00EE4192"/>
    <w:rsid w:val="00EE5B23"/>
    <w:rsid w:val="00EE71F0"/>
    <w:rsid w:val="00EE7A2B"/>
    <w:rsid w:val="00EF01D6"/>
    <w:rsid w:val="00EF161A"/>
    <w:rsid w:val="00EF1653"/>
    <w:rsid w:val="00EF16BF"/>
    <w:rsid w:val="00EF199E"/>
    <w:rsid w:val="00EF23E6"/>
    <w:rsid w:val="00EF311A"/>
    <w:rsid w:val="00EF4062"/>
    <w:rsid w:val="00EF4063"/>
    <w:rsid w:val="00EF5364"/>
    <w:rsid w:val="00EF55A8"/>
    <w:rsid w:val="00EF6C05"/>
    <w:rsid w:val="00EF6D00"/>
    <w:rsid w:val="00F0064B"/>
    <w:rsid w:val="00F00EAA"/>
    <w:rsid w:val="00F03EF6"/>
    <w:rsid w:val="00F06256"/>
    <w:rsid w:val="00F069E4"/>
    <w:rsid w:val="00F1098C"/>
    <w:rsid w:val="00F112DD"/>
    <w:rsid w:val="00F130C9"/>
    <w:rsid w:val="00F137EE"/>
    <w:rsid w:val="00F15D56"/>
    <w:rsid w:val="00F17FB0"/>
    <w:rsid w:val="00F20883"/>
    <w:rsid w:val="00F21310"/>
    <w:rsid w:val="00F21AE8"/>
    <w:rsid w:val="00F247D8"/>
    <w:rsid w:val="00F25A5E"/>
    <w:rsid w:val="00F26086"/>
    <w:rsid w:val="00F27D3C"/>
    <w:rsid w:val="00F30F92"/>
    <w:rsid w:val="00F31486"/>
    <w:rsid w:val="00F31C1F"/>
    <w:rsid w:val="00F31FBB"/>
    <w:rsid w:val="00F336A7"/>
    <w:rsid w:val="00F347E4"/>
    <w:rsid w:val="00F3674D"/>
    <w:rsid w:val="00F37448"/>
    <w:rsid w:val="00F40DFE"/>
    <w:rsid w:val="00F414B7"/>
    <w:rsid w:val="00F42374"/>
    <w:rsid w:val="00F46BD5"/>
    <w:rsid w:val="00F51140"/>
    <w:rsid w:val="00F521FB"/>
    <w:rsid w:val="00F53958"/>
    <w:rsid w:val="00F5524C"/>
    <w:rsid w:val="00F57143"/>
    <w:rsid w:val="00F57B1B"/>
    <w:rsid w:val="00F61646"/>
    <w:rsid w:val="00F652E0"/>
    <w:rsid w:val="00F66CC3"/>
    <w:rsid w:val="00F6719B"/>
    <w:rsid w:val="00F70B00"/>
    <w:rsid w:val="00F71521"/>
    <w:rsid w:val="00F71650"/>
    <w:rsid w:val="00F71CAD"/>
    <w:rsid w:val="00F73F69"/>
    <w:rsid w:val="00F74DD0"/>
    <w:rsid w:val="00F76441"/>
    <w:rsid w:val="00F80020"/>
    <w:rsid w:val="00F823D1"/>
    <w:rsid w:val="00F829A5"/>
    <w:rsid w:val="00F830FC"/>
    <w:rsid w:val="00F8353F"/>
    <w:rsid w:val="00F84A5F"/>
    <w:rsid w:val="00F92A8C"/>
    <w:rsid w:val="00F93679"/>
    <w:rsid w:val="00F940C5"/>
    <w:rsid w:val="00F96917"/>
    <w:rsid w:val="00FA0566"/>
    <w:rsid w:val="00FA10E4"/>
    <w:rsid w:val="00FA35D1"/>
    <w:rsid w:val="00FA45B5"/>
    <w:rsid w:val="00FA5104"/>
    <w:rsid w:val="00FA7143"/>
    <w:rsid w:val="00FB0042"/>
    <w:rsid w:val="00FB0892"/>
    <w:rsid w:val="00FB1198"/>
    <w:rsid w:val="00FB1611"/>
    <w:rsid w:val="00FB3118"/>
    <w:rsid w:val="00FB4251"/>
    <w:rsid w:val="00FB4FE1"/>
    <w:rsid w:val="00FB5A7C"/>
    <w:rsid w:val="00FB697B"/>
    <w:rsid w:val="00FB7336"/>
    <w:rsid w:val="00FC0283"/>
    <w:rsid w:val="00FC0583"/>
    <w:rsid w:val="00FC326C"/>
    <w:rsid w:val="00FC4E51"/>
    <w:rsid w:val="00FC6CE5"/>
    <w:rsid w:val="00FD0599"/>
    <w:rsid w:val="00FD062D"/>
    <w:rsid w:val="00FD08D3"/>
    <w:rsid w:val="00FD0A6A"/>
    <w:rsid w:val="00FD13EE"/>
    <w:rsid w:val="00FD1791"/>
    <w:rsid w:val="00FD1CB7"/>
    <w:rsid w:val="00FD2C33"/>
    <w:rsid w:val="00FD3439"/>
    <w:rsid w:val="00FD3617"/>
    <w:rsid w:val="00FD3D39"/>
    <w:rsid w:val="00FD4847"/>
    <w:rsid w:val="00FD4A79"/>
    <w:rsid w:val="00FD68F8"/>
    <w:rsid w:val="00FE06F6"/>
    <w:rsid w:val="00FE0AC2"/>
    <w:rsid w:val="00FE1A40"/>
    <w:rsid w:val="00FE5270"/>
    <w:rsid w:val="00FE5C24"/>
    <w:rsid w:val="00FE76CB"/>
    <w:rsid w:val="00FF044E"/>
    <w:rsid w:val="00FF06C0"/>
    <w:rsid w:val="00FF12AE"/>
    <w:rsid w:val="00FF2C7B"/>
    <w:rsid w:val="01D8766B"/>
    <w:rsid w:val="0230592B"/>
    <w:rsid w:val="02420152"/>
    <w:rsid w:val="02641F1C"/>
    <w:rsid w:val="02781BC8"/>
    <w:rsid w:val="02A151B0"/>
    <w:rsid w:val="02FB7226"/>
    <w:rsid w:val="0311444F"/>
    <w:rsid w:val="03200295"/>
    <w:rsid w:val="03EC2F7C"/>
    <w:rsid w:val="04E0769B"/>
    <w:rsid w:val="06336531"/>
    <w:rsid w:val="067847C5"/>
    <w:rsid w:val="06EB43B9"/>
    <w:rsid w:val="07D33D07"/>
    <w:rsid w:val="07D660E0"/>
    <w:rsid w:val="083729D8"/>
    <w:rsid w:val="08EC49F0"/>
    <w:rsid w:val="091645AD"/>
    <w:rsid w:val="091B4D5B"/>
    <w:rsid w:val="09577D3C"/>
    <w:rsid w:val="09732EB6"/>
    <w:rsid w:val="09B60837"/>
    <w:rsid w:val="0A36214C"/>
    <w:rsid w:val="0B972321"/>
    <w:rsid w:val="0C517D52"/>
    <w:rsid w:val="0C540FAF"/>
    <w:rsid w:val="0C611008"/>
    <w:rsid w:val="0D136775"/>
    <w:rsid w:val="0D4E1B0C"/>
    <w:rsid w:val="0DFA4DE7"/>
    <w:rsid w:val="0DFE0B08"/>
    <w:rsid w:val="0E9D7E6D"/>
    <w:rsid w:val="0EB05240"/>
    <w:rsid w:val="0F14013C"/>
    <w:rsid w:val="0F645CD2"/>
    <w:rsid w:val="0FA72634"/>
    <w:rsid w:val="103E46C0"/>
    <w:rsid w:val="10441F54"/>
    <w:rsid w:val="10730F30"/>
    <w:rsid w:val="10802D3B"/>
    <w:rsid w:val="113141EA"/>
    <w:rsid w:val="117848A6"/>
    <w:rsid w:val="11D81D3B"/>
    <w:rsid w:val="120E5E65"/>
    <w:rsid w:val="12617F82"/>
    <w:rsid w:val="12CB5141"/>
    <w:rsid w:val="14831919"/>
    <w:rsid w:val="154D2A40"/>
    <w:rsid w:val="155E4C4D"/>
    <w:rsid w:val="157B7A4D"/>
    <w:rsid w:val="159D070A"/>
    <w:rsid w:val="15AA5F54"/>
    <w:rsid w:val="166E4A7F"/>
    <w:rsid w:val="168C33B5"/>
    <w:rsid w:val="16D1551D"/>
    <w:rsid w:val="176C38D1"/>
    <w:rsid w:val="17A513B0"/>
    <w:rsid w:val="18173C77"/>
    <w:rsid w:val="18174226"/>
    <w:rsid w:val="182146CA"/>
    <w:rsid w:val="18A0193C"/>
    <w:rsid w:val="18D717DF"/>
    <w:rsid w:val="193F113A"/>
    <w:rsid w:val="19522DF2"/>
    <w:rsid w:val="19725165"/>
    <w:rsid w:val="19773C12"/>
    <w:rsid w:val="19FC6072"/>
    <w:rsid w:val="19FD4A34"/>
    <w:rsid w:val="1A134190"/>
    <w:rsid w:val="1A7C5CBC"/>
    <w:rsid w:val="1A8B64E4"/>
    <w:rsid w:val="1ABF7F3C"/>
    <w:rsid w:val="1B8D0985"/>
    <w:rsid w:val="1BD82632"/>
    <w:rsid w:val="1CE30993"/>
    <w:rsid w:val="1CE86A68"/>
    <w:rsid w:val="1D1B326B"/>
    <w:rsid w:val="1D404C20"/>
    <w:rsid w:val="1DC72FE7"/>
    <w:rsid w:val="1E366324"/>
    <w:rsid w:val="1E3D18A3"/>
    <w:rsid w:val="1E663B7C"/>
    <w:rsid w:val="1EC14D51"/>
    <w:rsid w:val="1F1A6064"/>
    <w:rsid w:val="1F2667DB"/>
    <w:rsid w:val="1F673C42"/>
    <w:rsid w:val="1F76129C"/>
    <w:rsid w:val="1FFB2816"/>
    <w:rsid w:val="20932A1B"/>
    <w:rsid w:val="209B6D71"/>
    <w:rsid w:val="21186BD7"/>
    <w:rsid w:val="214F18DE"/>
    <w:rsid w:val="21AD0AEE"/>
    <w:rsid w:val="22880C1B"/>
    <w:rsid w:val="22D951C9"/>
    <w:rsid w:val="2397024F"/>
    <w:rsid w:val="241C64D8"/>
    <w:rsid w:val="24305BD3"/>
    <w:rsid w:val="24C6363D"/>
    <w:rsid w:val="25A71CF8"/>
    <w:rsid w:val="25E3534B"/>
    <w:rsid w:val="26820D61"/>
    <w:rsid w:val="26BE0381"/>
    <w:rsid w:val="26C0533F"/>
    <w:rsid w:val="27634C03"/>
    <w:rsid w:val="281C077C"/>
    <w:rsid w:val="28215D92"/>
    <w:rsid w:val="28B376D9"/>
    <w:rsid w:val="28D26420"/>
    <w:rsid w:val="28E663CC"/>
    <w:rsid w:val="296F1718"/>
    <w:rsid w:val="299C06CF"/>
    <w:rsid w:val="29D62654"/>
    <w:rsid w:val="29E65C40"/>
    <w:rsid w:val="2A0420CE"/>
    <w:rsid w:val="2ADB491E"/>
    <w:rsid w:val="2B954A34"/>
    <w:rsid w:val="2D760D02"/>
    <w:rsid w:val="2E1B3283"/>
    <w:rsid w:val="2E384564"/>
    <w:rsid w:val="2E4E7EF8"/>
    <w:rsid w:val="2ED551CF"/>
    <w:rsid w:val="2F153CB9"/>
    <w:rsid w:val="316D2273"/>
    <w:rsid w:val="3173564D"/>
    <w:rsid w:val="323A0F25"/>
    <w:rsid w:val="327A30E8"/>
    <w:rsid w:val="333746BC"/>
    <w:rsid w:val="336A0975"/>
    <w:rsid w:val="33874C6C"/>
    <w:rsid w:val="342310E4"/>
    <w:rsid w:val="344679D6"/>
    <w:rsid w:val="34DB511C"/>
    <w:rsid w:val="34E645EB"/>
    <w:rsid w:val="35133342"/>
    <w:rsid w:val="36111A99"/>
    <w:rsid w:val="36301896"/>
    <w:rsid w:val="363A4E72"/>
    <w:rsid w:val="36504B13"/>
    <w:rsid w:val="36836DF0"/>
    <w:rsid w:val="37445CA7"/>
    <w:rsid w:val="39250321"/>
    <w:rsid w:val="399F56D1"/>
    <w:rsid w:val="39E84E45"/>
    <w:rsid w:val="39EB1448"/>
    <w:rsid w:val="39FB5865"/>
    <w:rsid w:val="3AEA2F95"/>
    <w:rsid w:val="3BC808FC"/>
    <w:rsid w:val="3BDA5D45"/>
    <w:rsid w:val="3C0110EF"/>
    <w:rsid w:val="3C3C0685"/>
    <w:rsid w:val="3C3C35DC"/>
    <w:rsid w:val="3C500343"/>
    <w:rsid w:val="3CCD215A"/>
    <w:rsid w:val="3CF96617"/>
    <w:rsid w:val="3D453E79"/>
    <w:rsid w:val="3D6D113A"/>
    <w:rsid w:val="3DAC3EF8"/>
    <w:rsid w:val="3EB035FC"/>
    <w:rsid w:val="3EC314F9"/>
    <w:rsid w:val="3F0B62CE"/>
    <w:rsid w:val="3F365773"/>
    <w:rsid w:val="403E177F"/>
    <w:rsid w:val="40534AFF"/>
    <w:rsid w:val="40F50E7E"/>
    <w:rsid w:val="417A116D"/>
    <w:rsid w:val="4185798B"/>
    <w:rsid w:val="418807D8"/>
    <w:rsid w:val="41D07141"/>
    <w:rsid w:val="41FE7E3B"/>
    <w:rsid w:val="42021BFB"/>
    <w:rsid w:val="423277D8"/>
    <w:rsid w:val="433F02A4"/>
    <w:rsid w:val="433F1DB8"/>
    <w:rsid w:val="43482915"/>
    <w:rsid w:val="436944CC"/>
    <w:rsid w:val="444A5133"/>
    <w:rsid w:val="44E65A97"/>
    <w:rsid w:val="456F5B29"/>
    <w:rsid w:val="459815BE"/>
    <w:rsid w:val="469F0A9E"/>
    <w:rsid w:val="46AC3206"/>
    <w:rsid w:val="474C0E73"/>
    <w:rsid w:val="474D237E"/>
    <w:rsid w:val="4783216D"/>
    <w:rsid w:val="47F00C49"/>
    <w:rsid w:val="480E5EDB"/>
    <w:rsid w:val="488241D3"/>
    <w:rsid w:val="49357497"/>
    <w:rsid w:val="497F1315"/>
    <w:rsid w:val="49995914"/>
    <w:rsid w:val="49EC1734"/>
    <w:rsid w:val="49FB47B8"/>
    <w:rsid w:val="4A4A6F73"/>
    <w:rsid w:val="4A563B69"/>
    <w:rsid w:val="4AB964EE"/>
    <w:rsid w:val="4B217CD3"/>
    <w:rsid w:val="4B4C2876"/>
    <w:rsid w:val="4B917087"/>
    <w:rsid w:val="4BBE47AA"/>
    <w:rsid w:val="4BF722AF"/>
    <w:rsid w:val="4C262784"/>
    <w:rsid w:val="4C4023DB"/>
    <w:rsid w:val="4CB31372"/>
    <w:rsid w:val="4D2024FA"/>
    <w:rsid w:val="4DA25324"/>
    <w:rsid w:val="4DC25167"/>
    <w:rsid w:val="4DD3168B"/>
    <w:rsid w:val="4DDC1B58"/>
    <w:rsid w:val="4DE03348"/>
    <w:rsid w:val="4DF07E31"/>
    <w:rsid w:val="4E2C6EB1"/>
    <w:rsid w:val="4E740B64"/>
    <w:rsid w:val="4F633FE4"/>
    <w:rsid w:val="504573F7"/>
    <w:rsid w:val="517A01A5"/>
    <w:rsid w:val="51DD0771"/>
    <w:rsid w:val="524C13E7"/>
    <w:rsid w:val="52C7531C"/>
    <w:rsid w:val="52CB3183"/>
    <w:rsid w:val="538774E4"/>
    <w:rsid w:val="53BD3D21"/>
    <w:rsid w:val="53FB19C6"/>
    <w:rsid w:val="54BF736C"/>
    <w:rsid w:val="5898359F"/>
    <w:rsid w:val="58BC28DC"/>
    <w:rsid w:val="590A624B"/>
    <w:rsid w:val="594B3FA8"/>
    <w:rsid w:val="59982E1A"/>
    <w:rsid w:val="5A1346BE"/>
    <w:rsid w:val="5A3D2263"/>
    <w:rsid w:val="5A4E1134"/>
    <w:rsid w:val="5A921F35"/>
    <w:rsid w:val="5B98227D"/>
    <w:rsid w:val="5BA2287A"/>
    <w:rsid w:val="5C0E4956"/>
    <w:rsid w:val="5C4D728E"/>
    <w:rsid w:val="5C607E15"/>
    <w:rsid w:val="5D9F0CD6"/>
    <w:rsid w:val="5E421FE3"/>
    <w:rsid w:val="5E8F1729"/>
    <w:rsid w:val="5ED13EC6"/>
    <w:rsid w:val="5F14721F"/>
    <w:rsid w:val="5F150739"/>
    <w:rsid w:val="5F1E673F"/>
    <w:rsid w:val="5F2C4DCC"/>
    <w:rsid w:val="5FB23198"/>
    <w:rsid w:val="5FB67A84"/>
    <w:rsid w:val="5FC048C1"/>
    <w:rsid w:val="5FEC48FC"/>
    <w:rsid w:val="5FF637DE"/>
    <w:rsid w:val="601E082E"/>
    <w:rsid w:val="60E653D0"/>
    <w:rsid w:val="617C3A5E"/>
    <w:rsid w:val="61C7324D"/>
    <w:rsid w:val="61F92606"/>
    <w:rsid w:val="62943DDF"/>
    <w:rsid w:val="62A01359"/>
    <w:rsid w:val="62C8700D"/>
    <w:rsid w:val="6366070E"/>
    <w:rsid w:val="63A65ABE"/>
    <w:rsid w:val="63A914DA"/>
    <w:rsid w:val="64076413"/>
    <w:rsid w:val="647F41DB"/>
    <w:rsid w:val="649173B6"/>
    <w:rsid w:val="64AC28AC"/>
    <w:rsid w:val="65A55F3A"/>
    <w:rsid w:val="6611754A"/>
    <w:rsid w:val="66326E1E"/>
    <w:rsid w:val="66530D00"/>
    <w:rsid w:val="66A3360C"/>
    <w:rsid w:val="67204E8B"/>
    <w:rsid w:val="681A17FF"/>
    <w:rsid w:val="685B3909"/>
    <w:rsid w:val="68817B1D"/>
    <w:rsid w:val="6898110D"/>
    <w:rsid w:val="68D37091"/>
    <w:rsid w:val="68E32614"/>
    <w:rsid w:val="692D3301"/>
    <w:rsid w:val="69603C65"/>
    <w:rsid w:val="69AF0EE7"/>
    <w:rsid w:val="69BE3AC7"/>
    <w:rsid w:val="6A0276B4"/>
    <w:rsid w:val="6A092277"/>
    <w:rsid w:val="6A175883"/>
    <w:rsid w:val="6B54608E"/>
    <w:rsid w:val="6B746386"/>
    <w:rsid w:val="6BC56001"/>
    <w:rsid w:val="6BCA684C"/>
    <w:rsid w:val="6C0F6679"/>
    <w:rsid w:val="6CA4030D"/>
    <w:rsid w:val="6D1B430C"/>
    <w:rsid w:val="6D2A25C0"/>
    <w:rsid w:val="6D3C004B"/>
    <w:rsid w:val="6D7E0B5E"/>
    <w:rsid w:val="6E9B0588"/>
    <w:rsid w:val="6EB234A3"/>
    <w:rsid w:val="6EB5235D"/>
    <w:rsid w:val="6F0E79ED"/>
    <w:rsid w:val="6F2948CC"/>
    <w:rsid w:val="6F5A2F04"/>
    <w:rsid w:val="6FA32A8C"/>
    <w:rsid w:val="6FAC3760"/>
    <w:rsid w:val="6FB96E5E"/>
    <w:rsid w:val="6FDA3975"/>
    <w:rsid w:val="6FDF048B"/>
    <w:rsid w:val="7062522F"/>
    <w:rsid w:val="70656D4C"/>
    <w:rsid w:val="710B497B"/>
    <w:rsid w:val="71353C29"/>
    <w:rsid w:val="714E0847"/>
    <w:rsid w:val="717D5A7F"/>
    <w:rsid w:val="71CF00EF"/>
    <w:rsid w:val="71ED0060"/>
    <w:rsid w:val="71F92B6A"/>
    <w:rsid w:val="727160CD"/>
    <w:rsid w:val="72872FB1"/>
    <w:rsid w:val="744B2406"/>
    <w:rsid w:val="74AA048A"/>
    <w:rsid w:val="74BC4D83"/>
    <w:rsid w:val="756555E7"/>
    <w:rsid w:val="758D6820"/>
    <w:rsid w:val="75D91BB6"/>
    <w:rsid w:val="760342F6"/>
    <w:rsid w:val="76656007"/>
    <w:rsid w:val="768052EC"/>
    <w:rsid w:val="7690207A"/>
    <w:rsid w:val="77B05416"/>
    <w:rsid w:val="77FE6B23"/>
    <w:rsid w:val="77FF20D7"/>
    <w:rsid w:val="785F2046"/>
    <w:rsid w:val="78825AB4"/>
    <w:rsid w:val="79194777"/>
    <w:rsid w:val="7940414F"/>
    <w:rsid w:val="79E34305"/>
    <w:rsid w:val="79FF0445"/>
    <w:rsid w:val="7A412120"/>
    <w:rsid w:val="7A462A03"/>
    <w:rsid w:val="7AD226F3"/>
    <w:rsid w:val="7B7E1C68"/>
    <w:rsid w:val="7BA03AEB"/>
    <w:rsid w:val="7C3130E3"/>
    <w:rsid w:val="7C3A27E2"/>
    <w:rsid w:val="7D821FA4"/>
    <w:rsid w:val="7DA7293D"/>
    <w:rsid w:val="7DC720AD"/>
    <w:rsid w:val="7E9C5644"/>
    <w:rsid w:val="7F9D1317"/>
    <w:rsid w:val="7FE96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iPriority="99"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SimSun" w:cs="Times New Roman"/>
      <w:kern w:val="2"/>
      <w:sz w:val="24"/>
      <w:szCs w:val="24"/>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9"/>
    <w:qFormat/>
    <w:uiPriority w:val="9"/>
    <w:pPr>
      <w:keepNext/>
      <w:keepLines/>
      <w:spacing w:before="260" w:after="260" w:line="416" w:lineRule="auto"/>
      <w:outlineLvl w:val="1"/>
    </w:pPr>
    <w:rPr>
      <w:rFonts w:ascii="Arial" w:hAnsi="Arial" w:eastAsia="SimHei"/>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outlineLvl w:val="3"/>
    </w:pPr>
    <w:rPr>
      <w:rFonts w:ascii="SimHei" w:hAnsi="Arial" w:eastAsia="SimHei"/>
      <w:b/>
      <w:bCs/>
      <w:color w:val="000000"/>
      <w:szCs w:val="2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semiHidden/>
    <w:qFormat/>
    <w:uiPriority w:val="0"/>
    <w:rPr>
      <w:sz w:val="18"/>
      <w:szCs w:val="18"/>
    </w:rPr>
  </w:style>
  <w:style w:type="paragraph" w:styleId="9">
    <w:name w:val="Body Text"/>
    <w:basedOn w:val="1"/>
    <w:qFormat/>
    <w:uiPriority w:val="0"/>
    <w:pPr>
      <w:spacing w:after="120"/>
    </w:pPr>
  </w:style>
  <w:style w:type="paragraph" w:styleId="10">
    <w:name w:val="Body Text 2"/>
    <w:basedOn w:val="1"/>
    <w:link w:val="45"/>
    <w:semiHidden/>
    <w:unhideWhenUsed/>
    <w:qFormat/>
    <w:uiPriority w:val="0"/>
    <w:pPr>
      <w:spacing w:after="120" w:line="480" w:lineRule="auto"/>
    </w:pPr>
  </w:style>
  <w:style w:type="character" w:styleId="11">
    <w:name w:val="annotation reference"/>
    <w:basedOn w:val="6"/>
    <w:unhideWhenUsed/>
    <w:qFormat/>
    <w:uiPriority w:val="99"/>
    <w:rPr>
      <w:sz w:val="21"/>
      <w:szCs w:val="21"/>
    </w:rPr>
  </w:style>
  <w:style w:type="paragraph" w:styleId="12">
    <w:name w:val="annotation text"/>
    <w:basedOn w:val="1"/>
    <w:link w:val="37"/>
    <w:unhideWhenUsed/>
    <w:qFormat/>
    <w:uiPriority w:val="99"/>
    <w:pPr>
      <w:jc w:val="left"/>
    </w:pPr>
  </w:style>
  <w:style w:type="paragraph" w:styleId="13">
    <w:name w:val="annotation subject"/>
    <w:basedOn w:val="12"/>
    <w:next w:val="12"/>
    <w:link w:val="38"/>
    <w:semiHidden/>
    <w:unhideWhenUsed/>
    <w:qFormat/>
    <w:uiPriority w:val="0"/>
    <w:rPr>
      <w:b/>
      <w:bCs/>
    </w:rPr>
  </w:style>
  <w:style w:type="paragraph" w:styleId="14">
    <w:name w:val="Date"/>
    <w:basedOn w:val="1"/>
    <w:next w:val="1"/>
    <w:link w:val="41"/>
    <w:qFormat/>
    <w:uiPriority w:val="0"/>
  </w:style>
  <w:style w:type="paragraph" w:styleId="15">
    <w:name w:val="Document Map"/>
    <w:basedOn w:val="1"/>
    <w:link w:val="46"/>
    <w:semiHidden/>
    <w:unhideWhenUsed/>
    <w:qFormat/>
    <w:uiPriority w:val="99"/>
    <w:rPr>
      <w:rFonts w:ascii="SimSun"/>
      <w:sz w:val="18"/>
      <w:szCs w:val="18"/>
    </w:rPr>
  </w:style>
  <w:style w:type="paragraph" w:styleId="16">
    <w:name w:val="footer"/>
    <w:basedOn w:val="1"/>
    <w:link w:val="34"/>
    <w:qFormat/>
    <w:uiPriority w:val="99"/>
    <w:pPr>
      <w:tabs>
        <w:tab w:val="center" w:pos="4153"/>
        <w:tab w:val="right" w:pos="8306"/>
      </w:tabs>
      <w:snapToGrid w:val="0"/>
      <w:jc w:val="left"/>
    </w:pPr>
    <w:rPr>
      <w:sz w:val="18"/>
      <w:szCs w:val="18"/>
    </w:rPr>
  </w:style>
  <w:style w:type="paragraph" w:styleId="17">
    <w:name w:val="header"/>
    <w:basedOn w:val="1"/>
    <w:link w:val="33"/>
    <w:qFormat/>
    <w:uiPriority w:val="99"/>
    <w:pPr>
      <w:pBdr>
        <w:bottom w:val="single" w:color="auto" w:sz="6" w:space="1"/>
      </w:pBdr>
      <w:tabs>
        <w:tab w:val="center" w:pos="4153"/>
        <w:tab w:val="right" w:pos="8306"/>
      </w:tabs>
      <w:snapToGrid w:val="0"/>
      <w:jc w:val="center"/>
    </w:pPr>
    <w:rPr>
      <w:sz w:val="18"/>
      <w:szCs w:val="18"/>
    </w:rPr>
  </w:style>
  <w:style w:type="character" w:styleId="18">
    <w:name w:val="Hyperlink"/>
    <w:basedOn w:val="6"/>
    <w:qFormat/>
    <w:uiPriority w:val="99"/>
    <w:rPr>
      <w:color w:val="0000FF"/>
      <w:u w:val="single"/>
    </w:rPr>
  </w:style>
  <w:style w:type="paragraph" w:styleId="19">
    <w:name w:val="Normal (Web)"/>
    <w:basedOn w:val="1"/>
    <w:link w:val="40"/>
    <w:qFormat/>
    <w:uiPriority w:val="0"/>
    <w:pPr>
      <w:widowControl/>
      <w:spacing w:before="100" w:beforeAutospacing="1" w:after="100" w:afterAutospacing="1"/>
      <w:jc w:val="left"/>
    </w:pPr>
    <w:rPr>
      <w:rFonts w:ascii="SimSun" w:hAnsi="SimSun" w:cs="SimSun"/>
      <w:kern w:val="0"/>
    </w:rPr>
  </w:style>
  <w:style w:type="character" w:styleId="20">
    <w:name w:val="page number"/>
    <w:basedOn w:val="6"/>
    <w:qFormat/>
    <w:uiPriority w:val="0"/>
  </w:style>
  <w:style w:type="character" w:styleId="21">
    <w:name w:val="Strong"/>
    <w:basedOn w:val="6"/>
    <w:qFormat/>
    <w:uiPriority w:val="0"/>
    <w:rPr>
      <w:b/>
    </w:rPr>
  </w:style>
  <w:style w:type="table" w:styleId="22">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qFormat/>
    <w:uiPriority w:val="39"/>
    <w:pPr>
      <w:tabs>
        <w:tab w:val="left" w:pos="840"/>
        <w:tab w:val="right" w:leader="dot" w:pos="8494"/>
      </w:tabs>
    </w:pPr>
  </w:style>
  <w:style w:type="paragraph" w:styleId="24">
    <w:name w:val="toc 2"/>
    <w:basedOn w:val="1"/>
    <w:next w:val="1"/>
    <w:qFormat/>
    <w:uiPriority w:val="39"/>
    <w:pPr>
      <w:tabs>
        <w:tab w:val="right" w:leader="dot" w:pos="8494"/>
      </w:tabs>
      <w:ind w:left="420" w:leftChars="200"/>
    </w:pPr>
  </w:style>
  <w:style w:type="paragraph" w:styleId="25">
    <w:name w:val="toc 3"/>
    <w:basedOn w:val="1"/>
    <w:next w:val="1"/>
    <w:qFormat/>
    <w:uiPriority w:val="39"/>
    <w:pPr>
      <w:ind w:left="840" w:leftChars="400"/>
    </w:pPr>
  </w:style>
  <w:style w:type="paragraph" w:styleId="26">
    <w:name w:val="toc 4"/>
    <w:basedOn w:val="1"/>
    <w:next w:val="1"/>
    <w:semiHidden/>
    <w:qFormat/>
    <w:uiPriority w:val="0"/>
    <w:pPr>
      <w:ind w:left="1260" w:leftChars="600"/>
    </w:pPr>
  </w:style>
  <w:style w:type="paragraph" w:customStyle="1" w:styleId="27">
    <w:name w:val="说明书正文"/>
    <w:basedOn w:val="9"/>
    <w:next w:val="1"/>
    <w:qFormat/>
    <w:uiPriority w:val="0"/>
    <w:pPr>
      <w:spacing w:after="0" w:line="400" w:lineRule="exact"/>
      <w:ind w:firstLine="200" w:firstLineChars="200"/>
      <w:jc w:val="left"/>
    </w:pPr>
    <w:rPr>
      <w:szCs w:val="21"/>
    </w:rPr>
  </w:style>
  <w:style w:type="paragraph" w:customStyle="1" w:styleId="28">
    <w:name w:val="正文项目符号"/>
    <w:basedOn w:val="1"/>
    <w:qFormat/>
    <w:uiPriority w:val="0"/>
    <w:pPr>
      <w:numPr>
        <w:ilvl w:val="0"/>
        <w:numId w:val="1"/>
      </w:numPr>
      <w:spacing w:after="120"/>
      <w:textAlignment w:val="center"/>
    </w:pPr>
    <w:rPr>
      <w:rFonts w:ascii="Arial" w:hAnsi="Arial"/>
      <w:color w:val="000000"/>
      <w:szCs w:val="20"/>
    </w:rPr>
  </w:style>
  <w:style w:type="paragraph" w:customStyle="1" w:styleId="29">
    <w:name w:val="正文_提示"/>
    <w:basedOn w:val="1"/>
    <w:qFormat/>
    <w:uiPriority w:val="0"/>
    <w:pPr>
      <w:spacing w:after="120"/>
      <w:ind w:left="624"/>
    </w:pPr>
    <w:rPr>
      <w:rFonts w:ascii="Arial" w:hAnsi="Arial" w:eastAsia="SimHei"/>
      <w:b/>
      <w:szCs w:val="20"/>
    </w:rPr>
  </w:style>
  <w:style w:type="paragraph" w:customStyle="1" w:styleId="30">
    <w:name w:val="正文_提示标题"/>
    <w:basedOn w:val="29"/>
    <w:next w:val="29"/>
    <w:qFormat/>
    <w:uiPriority w:val="0"/>
    <w:pPr>
      <w:tabs>
        <w:tab w:val="left" w:pos="1344"/>
      </w:tabs>
      <w:spacing w:beforeLines="50"/>
      <w:ind w:left="984"/>
    </w:pPr>
    <w:rPr>
      <w:bCs/>
      <w:color w:val="000000"/>
    </w:rPr>
  </w:style>
  <w:style w:type="paragraph" w:customStyle="1" w:styleId="31">
    <w:name w:val="正文项目编号"/>
    <w:basedOn w:val="1"/>
    <w:qFormat/>
    <w:uiPriority w:val="0"/>
    <w:pPr>
      <w:numPr>
        <w:ilvl w:val="0"/>
        <w:numId w:val="2"/>
      </w:numPr>
      <w:spacing w:after="120"/>
    </w:pPr>
    <w:rPr>
      <w:rFonts w:ascii="SimSun"/>
      <w:color w:val="000000"/>
      <w:szCs w:val="20"/>
    </w:rPr>
  </w:style>
  <w:style w:type="paragraph" w:customStyle="1" w:styleId="32">
    <w:name w:val="警示"/>
    <w:basedOn w:val="1"/>
    <w:qFormat/>
    <w:uiPriority w:val="0"/>
    <w:pPr>
      <w:snapToGrid w:val="0"/>
      <w:spacing w:before="240"/>
      <w:ind w:left="1559" w:hanging="1559"/>
    </w:pPr>
    <w:rPr>
      <w:rFonts w:eastAsia="SimHei" w:cs="Arial"/>
      <w:b/>
      <w:sz w:val="28"/>
      <w:szCs w:val="28"/>
    </w:rPr>
  </w:style>
  <w:style w:type="character" w:customStyle="1" w:styleId="33">
    <w:name w:val="页眉 Char"/>
    <w:basedOn w:val="6"/>
    <w:link w:val="17"/>
    <w:qFormat/>
    <w:uiPriority w:val="99"/>
    <w:rPr>
      <w:kern w:val="2"/>
      <w:sz w:val="18"/>
      <w:szCs w:val="18"/>
    </w:rPr>
  </w:style>
  <w:style w:type="character" w:customStyle="1" w:styleId="34">
    <w:name w:val="页脚 Char"/>
    <w:basedOn w:val="6"/>
    <w:link w:val="16"/>
    <w:qFormat/>
    <w:uiPriority w:val="99"/>
    <w:rPr>
      <w:kern w:val="2"/>
      <w:sz w:val="18"/>
      <w:szCs w:val="18"/>
    </w:rPr>
  </w:style>
  <w:style w:type="paragraph" w:styleId="35">
    <w:name w:val="List Paragraph"/>
    <w:basedOn w:val="1"/>
    <w:qFormat/>
    <w:uiPriority w:val="34"/>
    <w:pPr>
      <w:ind w:firstLine="420" w:firstLineChars="200"/>
    </w:pPr>
  </w:style>
  <w:style w:type="paragraph" w:customStyle="1" w:styleId="36">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7">
    <w:name w:val="批注文字 Char"/>
    <w:basedOn w:val="6"/>
    <w:link w:val="12"/>
    <w:qFormat/>
    <w:uiPriority w:val="99"/>
    <w:rPr>
      <w:kern w:val="2"/>
      <w:sz w:val="21"/>
      <w:szCs w:val="24"/>
    </w:rPr>
  </w:style>
  <w:style w:type="character" w:customStyle="1" w:styleId="38">
    <w:name w:val="批注主题 Char"/>
    <w:basedOn w:val="37"/>
    <w:link w:val="13"/>
    <w:semiHidden/>
    <w:qFormat/>
    <w:uiPriority w:val="0"/>
    <w:rPr>
      <w:b/>
      <w:bCs/>
      <w:kern w:val="2"/>
      <w:sz w:val="21"/>
      <w:szCs w:val="24"/>
    </w:rPr>
  </w:style>
  <w:style w:type="character" w:customStyle="1" w:styleId="39">
    <w:name w:val="l"/>
    <w:qFormat/>
    <w:uiPriority w:val="0"/>
    <w:rPr>
      <w:rFonts w:hint="default" w:ascii="ˎ̥,Verdana,Arial" w:hAnsi="ˎ̥,Verdana,Arial"/>
      <w:color w:val="000000"/>
      <w:sz w:val="18"/>
      <w:szCs w:val="18"/>
    </w:rPr>
  </w:style>
  <w:style w:type="character" w:customStyle="1" w:styleId="40">
    <w:name w:val="普通(网站) Char"/>
    <w:link w:val="19"/>
    <w:qFormat/>
    <w:uiPriority w:val="0"/>
    <w:rPr>
      <w:rFonts w:ascii="SimSun" w:hAnsi="SimSun" w:cs="SimSun"/>
      <w:sz w:val="24"/>
      <w:szCs w:val="24"/>
    </w:rPr>
  </w:style>
  <w:style w:type="character" w:customStyle="1" w:styleId="41">
    <w:name w:val="日期 Char"/>
    <w:basedOn w:val="6"/>
    <w:link w:val="14"/>
    <w:qFormat/>
    <w:uiPriority w:val="0"/>
    <w:rPr>
      <w:kern w:val="2"/>
      <w:sz w:val="21"/>
      <w:szCs w:val="24"/>
    </w:rPr>
  </w:style>
  <w:style w:type="character" w:customStyle="1" w:styleId="42">
    <w:name w:val="fontstyle01"/>
    <w:basedOn w:val="6"/>
    <w:qFormat/>
    <w:uiPriority w:val="0"/>
    <w:rPr>
      <w:color w:val="57585A"/>
      <w:sz w:val="14"/>
      <w:szCs w:val="14"/>
    </w:rPr>
  </w:style>
  <w:style w:type="table" w:customStyle="1" w:styleId="43">
    <w:name w:val="网格型1"/>
    <w:basedOn w:val="7"/>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4">
    <w:name w:val="修订1"/>
    <w:hidden/>
    <w:semiHidden/>
    <w:qFormat/>
    <w:uiPriority w:val="99"/>
    <w:rPr>
      <w:rFonts w:ascii="Times New Roman" w:hAnsi="Times New Roman" w:eastAsia="SimSun" w:cs="Times New Roman"/>
      <w:kern w:val="2"/>
      <w:sz w:val="21"/>
      <w:szCs w:val="24"/>
      <w:lang w:val="en-US" w:eastAsia="zh-CN" w:bidi="ar-SA"/>
    </w:rPr>
  </w:style>
  <w:style w:type="character" w:customStyle="1" w:styleId="45">
    <w:name w:val="正文文本 2 Char"/>
    <w:basedOn w:val="6"/>
    <w:link w:val="10"/>
    <w:semiHidden/>
    <w:qFormat/>
    <w:uiPriority w:val="0"/>
    <w:rPr>
      <w:rFonts w:ascii="Times New Roman" w:hAnsi="Times New Roman"/>
      <w:kern w:val="2"/>
      <w:sz w:val="21"/>
      <w:szCs w:val="24"/>
    </w:rPr>
  </w:style>
  <w:style w:type="character" w:customStyle="1" w:styleId="46">
    <w:name w:val="文档结构图 Char"/>
    <w:basedOn w:val="6"/>
    <w:link w:val="15"/>
    <w:semiHidden/>
    <w:qFormat/>
    <w:uiPriority w:val="99"/>
    <w:rPr>
      <w:rFonts w:ascii="SimSun"/>
      <w:kern w:val="2"/>
      <w:sz w:val="18"/>
      <w:szCs w:val="18"/>
    </w:rPr>
  </w:style>
  <w:style w:type="paragraph" w:customStyle="1" w:styleId="47">
    <w:name w:val="修订2"/>
    <w:hidden/>
    <w:semiHidden/>
    <w:qFormat/>
    <w:uiPriority w:val="99"/>
    <w:rPr>
      <w:rFonts w:ascii="Times New Roman" w:hAnsi="Times New Roman" w:eastAsia="SimSun" w:cs="Times New Roman"/>
      <w:kern w:val="2"/>
      <w:sz w:val="21"/>
      <w:szCs w:val="24"/>
      <w:lang w:val="en-US" w:eastAsia="zh-CN" w:bidi="ar-SA"/>
    </w:rPr>
  </w:style>
  <w:style w:type="character" w:customStyle="1" w:styleId="48">
    <w:name w:val="标题 1 Char"/>
    <w:basedOn w:val="6"/>
    <w:link w:val="2"/>
    <w:qFormat/>
    <w:uiPriority w:val="9"/>
    <w:rPr>
      <w:rFonts w:ascii="Times New Roman" w:hAnsi="Times New Roman"/>
      <w:b/>
      <w:bCs/>
      <w:kern w:val="44"/>
      <w:sz w:val="44"/>
      <w:szCs w:val="44"/>
    </w:rPr>
  </w:style>
  <w:style w:type="character" w:customStyle="1" w:styleId="49">
    <w:name w:val="标题 2 Char"/>
    <w:basedOn w:val="6"/>
    <w:link w:val="3"/>
    <w:qFormat/>
    <w:uiPriority w:val="9"/>
    <w:rPr>
      <w:rFonts w:ascii="Arial" w:hAnsi="Arial" w:eastAsia="SimHei"/>
      <w:b/>
      <w:bCs/>
      <w:kern w:val="2"/>
      <w:sz w:val="32"/>
      <w:szCs w:val="32"/>
    </w:rPr>
  </w:style>
  <w:style w:type="paragraph" w:customStyle="1" w:styleId="50">
    <w:name w:val="修订3"/>
    <w:hidden/>
    <w:semiHidden/>
    <w:qFormat/>
    <w:uiPriority w:val="99"/>
    <w:rPr>
      <w:rFonts w:ascii="Times New Roman" w:hAnsi="Times New Roman" w:eastAsia="SimSun" w:cs="Times New Roman"/>
      <w:kern w:val="2"/>
      <w:sz w:val="24"/>
      <w:szCs w:val="24"/>
      <w:lang w:val="en-US" w:eastAsia="zh-CN" w:bidi="ar-SA"/>
    </w:rPr>
  </w:style>
  <w:style w:type="paragraph" w:customStyle="1" w:styleId="51">
    <w:name w:val="Results"/>
    <w:basedOn w:val="1"/>
    <w:next w:val="1"/>
    <w:qFormat/>
    <w:uiPriority w:val="0"/>
    <w:pPr>
      <w:keepNext/>
      <w:widowControl/>
      <w:suppressAutoHyphens/>
      <w:spacing w:before="480" w:after="60" w:line="240" w:lineRule="auto"/>
      <w:jc w:val="left"/>
    </w:pPr>
    <w:rPr>
      <w:rFonts w:ascii="Arial" w:hAnsi="Arial"/>
      <w:caps/>
      <w:kern w:val="0"/>
      <w:sz w:val="20"/>
      <w:szCs w:val="20"/>
      <w:lang w:eastAsia="en-US"/>
    </w:rPr>
  </w:style>
  <w:style w:type="paragraph" w:customStyle="1" w:styleId="52">
    <w:name w:val="列出段落1"/>
    <w:basedOn w:val="1"/>
    <w:qFormat/>
    <w:uiPriority w:val="34"/>
    <w:pPr>
      <w:ind w:firstLine="420" w:firstLineChars="200"/>
    </w:pPr>
  </w:style>
  <w:style w:type="paragraph" w:customStyle="1" w:styleId="53">
    <w:name w:val="Table Text"/>
    <w:basedOn w:val="1"/>
    <w:semiHidden/>
    <w:qFormat/>
    <w:uiPriority w:val="0"/>
    <w:rPr>
      <w:rFonts w:ascii="SimSun" w:hAnsi="SimSun" w:eastAsia="SimSun" w:cs="SimSun"/>
      <w:sz w:val="21"/>
      <w:szCs w:val="21"/>
      <w:lang w:val="en-US" w:eastAsia="en-US" w:bidi="ar-SA"/>
    </w:rPr>
  </w:style>
  <w:style w:type="table" w:customStyle="1" w:styleId="54">
    <w:name w:val="Table Normal1"/>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6" Type="http://schemas.microsoft.com/office/2011/relationships/people" Target="people.xml"/><Relationship Id="rId85" Type="http://schemas.openxmlformats.org/officeDocument/2006/relationships/fontTable" Target="fontTable.xml"/><Relationship Id="rId84" Type="http://schemas.openxmlformats.org/officeDocument/2006/relationships/customXml" Target="../customXml/item2.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65.jpeg"/><Relationship Id="rId80" Type="http://schemas.openxmlformats.org/officeDocument/2006/relationships/image" Target="media/image64.png"/><Relationship Id="rId8" Type="http://schemas.openxmlformats.org/officeDocument/2006/relationships/footer" Target="footer2.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jpeg"/><Relationship Id="rId75" Type="http://schemas.openxmlformats.org/officeDocument/2006/relationships/image" Target="media/image59.wmf"/><Relationship Id="rId74" Type="http://schemas.openxmlformats.org/officeDocument/2006/relationships/oleObject" Target="embeddings/oleObject7.bin"/><Relationship Id="rId73" Type="http://schemas.openxmlformats.org/officeDocument/2006/relationships/image" Target="media/image58.wmf"/><Relationship Id="rId72" Type="http://schemas.openxmlformats.org/officeDocument/2006/relationships/oleObject" Target="embeddings/oleObject6.bin"/><Relationship Id="rId71" Type="http://schemas.openxmlformats.org/officeDocument/2006/relationships/image" Target="media/image57.wmf"/><Relationship Id="rId70" Type="http://schemas.openxmlformats.org/officeDocument/2006/relationships/oleObject" Target="embeddings/oleObject5.bin"/><Relationship Id="rId7" Type="http://schemas.openxmlformats.org/officeDocument/2006/relationships/footer" Target="footer1.xml"/><Relationship Id="rId69" Type="http://schemas.openxmlformats.org/officeDocument/2006/relationships/image" Target="media/image56.png"/><Relationship Id="rId68" Type="http://schemas.openxmlformats.org/officeDocument/2006/relationships/image" Target="media/image55.wmf"/><Relationship Id="rId67" Type="http://schemas.openxmlformats.org/officeDocument/2006/relationships/oleObject" Target="embeddings/oleObject4.bin"/><Relationship Id="rId66" Type="http://schemas.openxmlformats.org/officeDocument/2006/relationships/image" Target="media/image54.wmf"/><Relationship Id="rId65" Type="http://schemas.openxmlformats.org/officeDocument/2006/relationships/oleObject" Target="embeddings/oleObject3.bin"/><Relationship Id="rId64" Type="http://schemas.openxmlformats.org/officeDocument/2006/relationships/image" Target="media/image53.wmf"/><Relationship Id="rId63" Type="http://schemas.openxmlformats.org/officeDocument/2006/relationships/oleObject" Target="embeddings/oleObject2.bin"/><Relationship Id="rId62" Type="http://schemas.openxmlformats.org/officeDocument/2006/relationships/image" Target="media/image52.wmf"/><Relationship Id="rId61" Type="http://schemas.openxmlformats.org/officeDocument/2006/relationships/oleObject" Target="embeddings/oleObject1.bin"/><Relationship Id="rId60" Type="http://schemas.openxmlformats.org/officeDocument/2006/relationships/image" Target="media/image51.jpeg"/><Relationship Id="rId6" Type="http://schemas.openxmlformats.org/officeDocument/2006/relationships/endnotes" Target="endnotes.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footnotes" Target="footnotes.xml"/><Relationship Id="rId49" Type="http://schemas.openxmlformats.org/officeDocument/2006/relationships/image" Target="media/image40.jpe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jpeg"/><Relationship Id="rId40" Type="http://schemas.openxmlformats.org/officeDocument/2006/relationships/image" Target="media/image31.svg"/><Relationship Id="rId4" Type="http://schemas.microsoft.com/office/2011/relationships/commentsExtended" Target="commentsExtended.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13529C-08E6-4DA0-AD2C-E8D7D9DD50B2}">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39</Pages>
  <Words>17776</Words>
  <Characters>19708</Characters>
  <Lines>117</Lines>
  <Paragraphs>33</Paragraphs>
  <TotalTime>40</TotalTime>
  <ScaleCrop>false</ScaleCrop>
  <LinksUpToDate>false</LinksUpToDate>
  <CharactersWithSpaces>20152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2023-02-15T02:16:00Z</dcterms:created>
  <dc:creator>微软中国</dc:creator>
  <cp:lastModifiedBy>WPS_1792120366</cp:lastModifiedBy>
  <cp:lastPrinted>2023-06-09T11:57:00Z</cp:lastPrinted>
  <dcterms:modified xsi:type="dcterms:W3CDTF">2026-10-19T02:35:23Z</dcterms:modified>
  <dc:title>目录</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58A525D4815F4E19B54B6308A350667A_13</vt:lpwstr>
  </property>
  <property fmtid="{D5CDD505-2E9C-101B-9397-08002B2CF9AE}" pid="4" name="KSOTemplateDocerSaveRecord">
    <vt:lpwstr>eyJoZGlkIjoiNjkyNjNjNTVjMTY4NjJlZWMwMTRhODkyOWRmNTAxMTAiLCJ1c2VySWQiOiIxMDQ4OTExMzEwIn0=</vt:lpwstr>
  </property>
</Properties>
</file>